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CB4E6" w14:textId="77777777" w:rsidR="00C34E51" w:rsidRDefault="00B14802">
      <w:pPr>
        <w:jc w:val="both"/>
        <w:rPr>
          <w:sz w:val="24"/>
          <w:szCs w:val="24"/>
        </w:rPr>
      </w:pPr>
      <w:bookmarkStart w:id="0" w:name="_heading=h.30j0zll" w:colFirst="0" w:colLast="0"/>
      <w:bookmarkEnd w:id="0"/>
      <w:commentRangeStart w:id="1"/>
      <w:commentRangeStart w:id="2"/>
      <w:commentRangeEnd w:id="1"/>
      <w:r>
        <w:rPr>
          <w:rStyle w:val="Refdecomentario"/>
        </w:rPr>
        <w:commentReference w:id="1"/>
      </w:r>
      <w:commentRangeEnd w:id="2"/>
      <w:r w:rsidR="00686957">
        <w:rPr>
          <w:rStyle w:val="Refdecomentario"/>
        </w:rPr>
        <w:commentReference w:id="2"/>
      </w:r>
    </w:p>
    <w:sdt>
      <w:sdtPr>
        <w:tag w:val="goog_rdk_3"/>
        <w:id w:val="-413778412"/>
      </w:sdtPr>
      <w:sdtEndPr/>
      <w:sdtContent>
        <w:p w14:paraId="7AA4A847" w14:textId="77777777" w:rsidR="00C34E51" w:rsidRPr="00C34E51" w:rsidRDefault="00686957">
          <w:pPr>
            <w:jc w:val="both"/>
            <w:rPr>
              <w:del w:id="3" w:author="APRENDIZ" w:date="2019-08-14T19:15:00Z"/>
              <w:sz w:val="24"/>
              <w:szCs w:val="24"/>
              <w:rPrChange w:id="4" w:author="APRENDIZ" w:date="2019-08-06T18:43:00Z">
                <w:rPr>
                  <w:del w:id="5" w:author="APRENDIZ" w:date="2019-08-14T19:15:00Z"/>
                  <w:b/>
                  <w:sz w:val="32"/>
                  <w:szCs w:val="32"/>
                </w:rPr>
              </w:rPrChange>
            </w:rPr>
          </w:pPr>
          <w:sdt>
            <w:sdtPr>
              <w:tag w:val="goog_rdk_1"/>
              <w:id w:val="-206566031"/>
            </w:sdtPr>
            <w:sdtEndPr/>
            <w:sdtContent>
              <w:sdt>
                <w:sdtPr>
                  <w:tag w:val="goog_rdk_2"/>
                  <w:id w:val="1909498446"/>
                </w:sdtPr>
                <w:sdtEndPr/>
                <w:sdtContent/>
              </w:sdt>
            </w:sdtContent>
          </w:sdt>
        </w:p>
      </w:sdtContent>
    </w:sdt>
    <w:sdt>
      <w:sdtPr>
        <w:tag w:val="goog_rdk_6"/>
        <w:id w:val="285173019"/>
      </w:sdtPr>
      <w:sdtEndPr/>
      <w:sdtContent>
        <w:p w14:paraId="19D8ABFF" w14:textId="77777777" w:rsidR="00C34E51" w:rsidRDefault="00686957">
          <w:pPr>
            <w:jc w:val="both"/>
            <w:rPr>
              <w:ins w:id="6" w:author="APRENDIZ" w:date="2019-08-14T19:15:00Z"/>
            </w:rPr>
          </w:pPr>
          <w:sdt>
            <w:sdtPr>
              <w:tag w:val="goog_rdk_4"/>
              <w:id w:val="-949929649"/>
            </w:sdtPr>
            <w:sdtEndPr/>
            <w:sdtContent>
              <w:del w:id="7" w:author="APRENDIZ" w:date="2019-08-14T19:15:00Z">
                <w:r w:rsidR="00B14802">
                  <w:delText xml:space="preserve">     </w:delText>
                </w:r>
              </w:del>
            </w:sdtContent>
          </w:sdt>
          <w:sdt>
            <w:sdtPr>
              <w:tag w:val="goog_rdk_5"/>
              <w:id w:val="-607893413"/>
            </w:sdtPr>
            <w:sdtEndPr/>
            <w:sdtContent/>
          </w:sdt>
        </w:p>
      </w:sdtContent>
    </w:sdt>
    <w:sdt>
      <w:sdtPr>
        <w:tag w:val="goog_rdk_8"/>
        <w:id w:val="-1948078996"/>
      </w:sdtPr>
      <w:sdtEndPr/>
      <w:sdtContent>
        <w:p w14:paraId="284B2763" w14:textId="77777777" w:rsidR="00C34E51" w:rsidRDefault="00686957">
          <w:pPr>
            <w:jc w:val="both"/>
            <w:rPr>
              <w:ins w:id="8" w:author="APRENDIZ" w:date="2019-08-14T19:15:00Z"/>
            </w:rPr>
          </w:pPr>
          <w:sdt>
            <w:sdtPr>
              <w:tag w:val="goog_rdk_7"/>
              <w:id w:val="568397413"/>
            </w:sdtPr>
            <w:sdtEndPr/>
            <w:sdtContent/>
          </w:sdt>
        </w:p>
      </w:sdtContent>
    </w:sdt>
    <w:sdt>
      <w:sdtPr>
        <w:tag w:val="goog_rdk_10"/>
        <w:id w:val="-69266393"/>
      </w:sdtPr>
      <w:sdtEndPr/>
      <w:sdtContent>
        <w:p w14:paraId="6632BAF5" w14:textId="77777777" w:rsidR="00C34E51" w:rsidRDefault="00686957">
          <w:pPr>
            <w:jc w:val="both"/>
            <w:rPr>
              <w:ins w:id="9" w:author="APRENDIZ" w:date="2019-08-14T19:15:00Z"/>
            </w:rPr>
          </w:pPr>
          <w:sdt>
            <w:sdtPr>
              <w:tag w:val="goog_rdk_9"/>
              <w:id w:val="517746222"/>
            </w:sdtPr>
            <w:sdtEndPr/>
            <w:sdtContent/>
          </w:sdt>
        </w:p>
      </w:sdtContent>
    </w:sdt>
    <w:sdt>
      <w:sdtPr>
        <w:tag w:val="goog_rdk_12"/>
        <w:id w:val="-1502271666"/>
      </w:sdtPr>
      <w:sdtEndPr/>
      <w:sdtContent>
        <w:p w14:paraId="433B3979" w14:textId="5A671F8A" w:rsidR="00C34E51" w:rsidRDefault="00686957">
          <w:pPr>
            <w:jc w:val="both"/>
            <w:rPr>
              <w:ins w:id="10" w:author="APRENDIZ" w:date="2019-08-14T19:15:00Z"/>
            </w:rPr>
          </w:pPr>
          <w:sdt>
            <w:sdtPr>
              <w:tag w:val="goog_rdk_11"/>
              <w:id w:val="1713765741"/>
              <w:showingPlcHdr/>
            </w:sdtPr>
            <w:sdtEndPr/>
            <w:sdtContent>
              <w:r>
                <w:t xml:space="preserve">     </w:t>
              </w:r>
            </w:sdtContent>
          </w:sdt>
        </w:p>
      </w:sdtContent>
    </w:sdt>
    <w:sdt>
      <w:sdtPr>
        <w:tag w:val="goog_rdk_14"/>
        <w:id w:val="-1535493045"/>
      </w:sdtPr>
      <w:sdtEndPr/>
      <w:sdtContent>
        <w:p w14:paraId="5218A315" w14:textId="77777777" w:rsidR="00C34E51" w:rsidRDefault="00686957">
          <w:pPr>
            <w:jc w:val="both"/>
            <w:rPr>
              <w:ins w:id="11" w:author="APRENDIZ" w:date="2019-08-14T19:15:00Z"/>
            </w:rPr>
          </w:pPr>
          <w:sdt>
            <w:sdtPr>
              <w:tag w:val="goog_rdk_13"/>
              <w:id w:val="805285049"/>
            </w:sdtPr>
            <w:sdtEndPr/>
            <w:sdtContent/>
          </w:sdt>
        </w:p>
      </w:sdtContent>
    </w:sdt>
    <w:sdt>
      <w:sdtPr>
        <w:tag w:val="goog_rdk_16"/>
        <w:id w:val="-1640724651"/>
      </w:sdtPr>
      <w:sdtEndPr/>
      <w:sdtContent>
        <w:p w14:paraId="16354B73" w14:textId="77777777" w:rsidR="00C34E51" w:rsidRDefault="00686957">
          <w:pPr>
            <w:jc w:val="both"/>
            <w:rPr>
              <w:ins w:id="12" w:author="APRENDIZ" w:date="2019-08-14T19:15:00Z"/>
            </w:rPr>
          </w:pPr>
          <w:sdt>
            <w:sdtPr>
              <w:tag w:val="goog_rdk_15"/>
              <w:id w:val="1481419521"/>
            </w:sdtPr>
            <w:sdtEndPr/>
            <w:sdtContent/>
          </w:sdt>
        </w:p>
      </w:sdtContent>
    </w:sdt>
    <w:sdt>
      <w:sdtPr>
        <w:tag w:val="goog_rdk_18"/>
        <w:id w:val="-1633551725"/>
      </w:sdtPr>
      <w:sdtEndPr/>
      <w:sdtContent>
        <w:p w14:paraId="159C470F" w14:textId="77777777" w:rsidR="00C34E51" w:rsidRPr="00C34E51" w:rsidRDefault="00686957">
          <w:pPr>
            <w:jc w:val="both"/>
            <w:rPr>
              <w:sz w:val="24"/>
              <w:szCs w:val="24"/>
              <w:rPrChange w:id="13" w:author="APRENDIZ" w:date="2019-08-06T18:43:00Z">
                <w:rPr>
                  <w:b/>
                  <w:sz w:val="32"/>
                  <w:szCs w:val="32"/>
                </w:rPr>
              </w:rPrChange>
            </w:rPr>
          </w:pPr>
          <w:sdt>
            <w:sdtPr>
              <w:tag w:val="goog_rdk_17"/>
              <w:id w:val="445132038"/>
            </w:sdtPr>
            <w:sdtEndPr/>
            <w:sdtContent/>
          </w:sdt>
        </w:p>
      </w:sdtContent>
    </w:sdt>
    <w:sdt>
      <w:sdtPr>
        <w:tag w:val="goog_rdk_20"/>
        <w:id w:val="1216316408"/>
      </w:sdtPr>
      <w:sdtEndPr/>
      <w:sdtContent>
        <w:p w14:paraId="275EBA7B" w14:textId="77777777" w:rsidR="00C34E51" w:rsidRPr="00C34E51" w:rsidRDefault="00B14802">
          <w:pPr>
            <w:jc w:val="center"/>
            <w:rPr>
              <w:rPrChange w:id="14" w:author="APRENDIZ" w:date="2019-08-14T19:19:00Z">
                <w:rPr>
                  <w:b/>
                  <w:sz w:val="24"/>
                  <w:szCs w:val="24"/>
                </w:rPr>
              </w:rPrChange>
            </w:rPr>
            <w:pPrChange w:id="15" w:author="APRENDIZ" w:date="2019-08-14T19:19:00Z">
              <w:pPr>
                <w:jc w:val="both"/>
              </w:pPr>
            </w:pPrChange>
          </w:pPr>
          <w:r>
            <w:rPr>
              <w:b/>
              <w:sz w:val="24"/>
              <w:szCs w:val="24"/>
            </w:rPr>
            <w:t>SOS DOCUMENTAL</w:t>
          </w:r>
          <w:sdt>
            <w:sdtPr>
              <w:tag w:val="goog_rdk_19"/>
              <w:id w:val="920759512"/>
            </w:sdtPr>
            <w:sdtEndPr/>
            <w:sdtContent/>
          </w:sdt>
        </w:p>
      </w:sdtContent>
    </w:sdt>
    <w:sdt>
      <w:sdtPr>
        <w:tag w:val="goog_rdk_22"/>
        <w:id w:val="-1411156130"/>
      </w:sdtPr>
      <w:sdtEndPr/>
      <w:sdtContent>
        <w:p w14:paraId="7824C4B7" w14:textId="4131CC19" w:rsidR="00C34E51" w:rsidRPr="00C34E51" w:rsidRDefault="00B14802">
          <w:pPr>
            <w:jc w:val="center"/>
            <w:rPr>
              <w:sz w:val="24"/>
              <w:szCs w:val="24"/>
              <w:rPrChange w:id="16" w:author="APRENDIZ" w:date="2019-08-14T19:19:00Z">
                <w:rPr>
                  <w:b/>
                  <w:sz w:val="28"/>
                  <w:szCs w:val="28"/>
                </w:rPr>
              </w:rPrChange>
            </w:rPr>
            <w:pPrChange w:id="17" w:author="APRENDIZ" w:date="2019-08-14T19:19:00Z">
              <w:pPr>
                <w:jc w:val="both"/>
              </w:pPr>
            </w:pPrChange>
          </w:pPr>
          <w:r>
            <w:t xml:space="preserve">     </w:t>
          </w:r>
          <w:sdt>
            <w:sdtPr>
              <w:tag w:val="goog_rdk_21"/>
              <w:id w:val="536542460"/>
              <w:showingPlcHdr/>
            </w:sdtPr>
            <w:sdtEndPr/>
            <w:sdtContent>
              <w:r w:rsidR="00686957">
                <w:t xml:space="preserve">     </w:t>
              </w:r>
            </w:sdtContent>
          </w:sdt>
        </w:p>
      </w:sdtContent>
    </w:sdt>
    <w:sdt>
      <w:sdtPr>
        <w:tag w:val="goog_rdk_24"/>
        <w:id w:val="-1012912135"/>
      </w:sdtPr>
      <w:sdtEndPr/>
      <w:sdtContent>
        <w:p w14:paraId="359B9DFC" w14:textId="77777777" w:rsidR="00C34E51" w:rsidRPr="00C34E51" w:rsidRDefault="00686957">
          <w:pPr>
            <w:jc w:val="center"/>
            <w:rPr>
              <w:sz w:val="24"/>
              <w:szCs w:val="24"/>
              <w:rPrChange w:id="18" w:author="APRENDIZ" w:date="2019-08-14T19:19:00Z">
                <w:rPr>
                  <w:b/>
                  <w:sz w:val="28"/>
                  <w:szCs w:val="28"/>
                </w:rPr>
              </w:rPrChange>
            </w:rPr>
            <w:pPrChange w:id="19" w:author="APRENDIZ" w:date="2019-08-14T19:19:00Z">
              <w:pPr>
                <w:jc w:val="both"/>
              </w:pPr>
            </w:pPrChange>
          </w:pPr>
          <w:sdt>
            <w:sdtPr>
              <w:tag w:val="goog_rdk_23"/>
              <w:id w:val="-1145509948"/>
            </w:sdtPr>
            <w:sdtEndPr/>
            <w:sdtContent/>
          </w:sdt>
        </w:p>
      </w:sdtContent>
    </w:sdt>
    <w:sdt>
      <w:sdtPr>
        <w:tag w:val="goog_rdk_26"/>
        <w:id w:val="-775175196"/>
      </w:sdtPr>
      <w:sdtEndPr/>
      <w:sdtContent>
        <w:p w14:paraId="2E08AFFA" w14:textId="77777777" w:rsidR="00C34E51" w:rsidRPr="00C34E51" w:rsidRDefault="00686957">
          <w:pPr>
            <w:jc w:val="center"/>
            <w:rPr>
              <w:sz w:val="24"/>
              <w:szCs w:val="24"/>
              <w:rPrChange w:id="20" w:author="APRENDIZ" w:date="2019-08-14T19:19:00Z">
                <w:rPr>
                  <w:b/>
                  <w:sz w:val="28"/>
                  <w:szCs w:val="28"/>
                </w:rPr>
              </w:rPrChange>
            </w:rPr>
            <w:pPrChange w:id="21" w:author="APRENDIZ" w:date="2019-08-14T19:19:00Z">
              <w:pPr>
                <w:jc w:val="both"/>
              </w:pPr>
            </w:pPrChange>
          </w:pPr>
          <w:sdt>
            <w:sdtPr>
              <w:tag w:val="goog_rdk_25"/>
              <w:id w:val="-1500347602"/>
            </w:sdtPr>
            <w:sdtEndPr/>
            <w:sdtContent/>
          </w:sdt>
        </w:p>
      </w:sdtContent>
    </w:sdt>
    <w:sdt>
      <w:sdtPr>
        <w:tag w:val="goog_rdk_28"/>
        <w:id w:val="-1929801230"/>
      </w:sdtPr>
      <w:sdtEndPr/>
      <w:sdtContent>
        <w:p w14:paraId="1E53E516" w14:textId="77777777" w:rsidR="00C34E51" w:rsidRPr="00C34E51" w:rsidRDefault="00686957">
          <w:pPr>
            <w:jc w:val="center"/>
            <w:rPr>
              <w:sz w:val="24"/>
              <w:szCs w:val="24"/>
              <w:rPrChange w:id="22" w:author="APRENDIZ" w:date="2019-08-14T19:19:00Z">
                <w:rPr>
                  <w:b/>
                  <w:sz w:val="28"/>
                  <w:szCs w:val="28"/>
                </w:rPr>
              </w:rPrChange>
            </w:rPr>
            <w:pPrChange w:id="23" w:author="APRENDIZ" w:date="2019-08-14T19:19:00Z">
              <w:pPr>
                <w:jc w:val="both"/>
              </w:pPr>
            </w:pPrChange>
          </w:pPr>
          <w:sdt>
            <w:sdtPr>
              <w:tag w:val="goog_rdk_27"/>
              <w:id w:val="1495446627"/>
            </w:sdtPr>
            <w:sdtEndPr/>
            <w:sdtContent/>
          </w:sdt>
        </w:p>
      </w:sdtContent>
    </w:sdt>
    <w:sdt>
      <w:sdtPr>
        <w:tag w:val="goog_rdk_30"/>
        <w:id w:val="-1710408331"/>
      </w:sdtPr>
      <w:sdtEndPr/>
      <w:sdtContent>
        <w:p w14:paraId="1388399D" w14:textId="77777777" w:rsidR="00C34E51" w:rsidRPr="00C34E51" w:rsidRDefault="00686957">
          <w:pPr>
            <w:jc w:val="center"/>
            <w:rPr>
              <w:sz w:val="24"/>
              <w:szCs w:val="24"/>
              <w:rPrChange w:id="24" w:author="APRENDIZ" w:date="2019-08-14T19:19:00Z">
                <w:rPr>
                  <w:b/>
                  <w:sz w:val="28"/>
                  <w:szCs w:val="28"/>
                </w:rPr>
              </w:rPrChange>
            </w:rPr>
            <w:pPrChange w:id="25" w:author="APRENDIZ" w:date="2019-08-14T19:19:00Z">
              <w:pPr>
                <w:jc w:val="both"/>
              </w:pPr>
            </w:pPrChange>
          </w:pPr>
          <w:sdt>
            <w:sdtPr>
              <w:tag w:val="goog_rdk_29"/>
              <w:id w:val="1605995082"/>
            </w:sdtPr>
            <w:sdtEndPr/>
            <w:sdtContent/>
          </w:sdt>
        </w:p>
      </w:sdtContent>
    </w:sdt>
    <w:sdt>
      <w:sdtPr>
        <w:tag w:val="goog_rdk_32"/>
        <w:id w:val="-1489637894"/>
      </w:sdtPr>
      <w:sdtEndPr/>
      <w:sdtContent>
        <w:p w14:paraId="6C16ED7C" w14:textId="2E6FA231" w:rsidR="00C34E51" w:rsidRPr="00C34E51" w:rsidRDefault="00B14802">
          <w:pPr>
            <w:jc w:val="center"/>
            <w:rPr>
              <w:rPrChange w:id="26" w:author="APRENDIZ" w:date="2019-08-14T19:19:00Z">
                <w:rPr>
                  <w:b/>
                  <w:sz w:val="24"/>
                  <w:szCs w:val="24"/>
                </w:rPr>
              </w:rPrChange>
            </w:rPr>
            <w:pPrChange w:id="27" w:author="APRENDIZ" w:date="2019-08-14T19:19:00Z">
              <w:pPr>
                <w:jc w:val="both"/>
              </w:pPr>
            </w:pPrChange>
          </w:pPr>
          <w:r>
            <w:rPr>
              <w:b/>
              <w:noProof/>
              <w:sz w:val="24"/>
              <w:szCs w:val="24"/>
            </w:rPr>
            <w:drawing>
              <wp:inline distT="0" distB="0" distL="0" distR="0" wp14:anchorId="148AF902" wp14:editId="327F6E3C">
                <wp:extent cx="5456037" cy="2948174"/>
                <wp:effectExtent l="0" t="0" r="0" b="0"/>
                <wp:docPr id="1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l="-14763" t="-2336" r="-20953" b="-17602"/>
                        <a:stretch>
                          <a:fillRect/>
                        </a:stretch>
                      </pic:blipFill>
                      <pic:spPr>
                        <a:xfrm>
                          <a:off x="0" y="0"/>
                          <a:ext cx="5456037" cy="2948174"/>
                        </a:xfrm>
                        <a:prstGeom prst="rect">
                          <a:avLst/>
                        </a:prstGeom>
                        <a:ln/>
                      </pic:spPr>
                    </pic:pic>
                  </a:graphicData>
                </a:graphic>
              </wp:inline>
            </w:drawing>
          </w:r>
          <w:sdt>
            <w:sdtPr>
              <w:tag w:val="goog_rdk_31"/>
              <w:id w:val="-203872177"/>
              <w:showingPlcHdr/>
            </w:sdtPr>
            <w:sdtEndPr/>
            <w:sdtContent>
              <w:r w:rsidR="00686957">
                <w:t xml:space="preserve">     </w:t>
              </w:r>
            </w:sdtContent>
          </w:sdt>
        </w:p>
      </w:sdtContent>
    </w:sdt>
    <w:p w14:paraId="46A1A9C1" w14:textId="77777777" w:rsidR="00C34E51" w:rsidRDefault="00C34E51">
      <w:pPr>
        <w:jc w:val="center"/>
        <w:rPr>
          <w:b/>
          <w:sz w:val="24"/>
          <w:szCs w:val="24"/>
        </w:rPr>
      </w:pPr>
    </w:p>
    <w:p w14:paraId="42FA26C2" w14:textId="77777777" w:rsidR="00C34E51" w:rsidRDefault="00C34E51">
      <w:pPr>
        <w:jc w:val="center"/>
        <w:rPr>
          <w:b/>
          <w:sz w:val="24"/>
          <w:szCs w:val="24"/>
        </w:rPr>
      </w:pPr>
    </w:p>
    <w:sdt>
      <w:sdtPr>
        <w:tag w:val="goog_rdk_34"/>
        <w:id w:val="-2139016688"/>
      </w:sdtPr>
      <w:sdtEndPr/>
      <w:sdtContent>
        <w:p w14:paraId="11ADAB8F" w14:textId="77777777" w:rsidR="00C34E51" w:rsidRPr="00C34E51" w:rsidRDefault="00686957">
          <w:pPr>
            <w:jc w:val="center"/>
            <w:rPr>
              <w:sz w:val="24"/>
              <w:szCs w:val="24"/>
              <w:rPrChange w:id="28" w:author="APRENDIZ" w:date="2019-08-06T18:43:00Z">
                <w:rPr>
                  <w:b/>
                  <w:sz w:val="24"/>
                  <w:szCs w:val="24"/>
                </w:rPr>
              </w:rPrChange>
            </w:rPr>
          </w:pPr>
          <w:sdt>
            <w:sdtPr>
              <w:tag w:val="goog_rdk_33"/>
              <w:id w:val="50820356"/>
            </w:sdtPr>
            <w:sdtEndPr/>
            <w:sdtContent/>
          </w:sdt>
        </w:p>
      </w:sdtContent>
    </w:sdt>
    <w:sdt>
      <w:sdtPr>
        <w:tag w:val="goog_rdk_36"/>
        <w:id w:val="-163321762"/>
      </w:sdtPr>
      <w:sdtEndPr/>
      <w:sdtContent>
        <w:p w14:paraId="4E9B4093" w14:textId="77777777" w:rsidR="00C34E51" w:rsidRPr="00C34E51" w:rsidRDefault="00B14802">
          <w:pPr>
            <w:jc w:val="center"/>
            <w:rPr>
              <w:sz w:val="24"/>
              <w:szCs w:val="24"/>
              <w:rPrChange w:id="29" w:author="APRENDIZ" w:date="2019-08-06T18:43:00Z">
                <w:rPr>
                  <w:b/>
                  <w:sz w:val="24"/>
                  <w:szCs w:val="24"/>
                </w:rPr>
              </w:rPrChange>
            </w:rPr>
          </w:pPr>
          <w:r>
            <w:t xml:space="preserve">     </w:t>
          </w:r>
          <w:sdt>
            <w:sdtPr>
              <w:tag w:val="goog_rdk_35"/>
              <w:id w:val="-836993944"/>
            </w:sdtPr>
            <w:sdtEndPr/>
            <w:sdtContent/>
          </w:sdt>
        </w:p>
      </w:sdtContent>
    </w:sdt>
    <w:sdt>
      <w:sdtPr>
        <w:tag w:val="goog_rdk_38"/>
        <w:id w:val="1916435873"/>
      </w:sdtPr>
      <w:sdtEndPr/>
      <w:sdtContent>
        <w:p w14:paraId="35092703" w14:textId="77777777" w:rsidR="00C34E51" w:rsidRPr="00C34E51" w:rsidRDefault="00686957">
          <w:pPr>
            <w:jc w:val="center"/>
            <w:rPr>
              <w:sz w:val="24"/>
              <w:szCs w:val="24"/>
              <w:rPrChange w:id="30" w:author="APRENDIZ" w:date="2019-08-06T18:43:00Z">
                <w:rPr>
                  <w:b/>
                  <w:sz w:val="24"/>
                  <w:szCs w:val="24"/>
                </w:rPr>
              </w:rPrChange>
            </w:rPr>
          </w:pPr>
          <w:sdt>
            <w:sdtPr>
              <w:tag w:val="goog_rdk_37"/>
              <w:id w:val="-627467095"/>
            </w:sdtPr>
            <w:sdtEndPr/>
            <w:sdtContent/>
          </w:sdt>
        </w:p>
      </w:sdtContent>
    </w:sdt>
    <w:sdt>
      <w:sdtPr>
        <w:tag w:val="goog_rdk_40"/>
        <w:id w:val="305672726"/>
      </w:sdtPr>
      <w:sdtEndPr/>
      <w:sdtContent>
        <w:p w14:paraId="3B2A6F3D" w14:textId="77777777" w:rsidR="00C34E51" w:rsidRPr="00C34E51" w:rsidRDefault="00686957">
          <w:pPr>
            <w:jc w:val="center"/>
            <w:rPr>
              <w:sz w:val="24"/>
              <w:szCs w:val="24"/>
              <w:rPrChange w:id="31" w:author="APRENDIZ" w:date="2019-08-06T18:43:00Z">
                <w:rPr>
                  <w:b/>
                  <w:sz w:val="24"/>
                  <w:szCs w:val="24"/>
                </w:rPr>
              </w:rPrChange>
            </w:rPr>
          </w:pPr>
          <w:sdt>
            <w:sdtPr>
              <w:tag w:val="goog_rdk_39"/>
              <w:id w:val="-323659144"/>
            </w:sdtPr>
            <w:sdtEndPr/>
            <w:sdtContent/>
          </w:sdt>
        </w:p>
      </w:sdtContent>
    </w:sdt>
    <w:sdt>
      <w:sdtPr>
        <w:tag w:val="goog_rdk_42"/>
        <w:id w:val="1729185450"/>
      </w:sdtPr>
      <w:sdtEndPr/>
      <w:sdtContent>
        <w:p w14:paraId="65FA4622" w14:textId="77777777" w:rsidR="00C34E51" w:rsidRPr="00C34E51" w:rsidRDefault="00B14802">
          <w:pPr>
            <w:jc w:val="center"/>
            <w:rPr>
              <w:sz w:val="24"/>
              <w:szCs w:val="24"/>
              <w:rPrChange w:id="32" w:author="APRENDIZ" w:date="2019-08-06T18:43:00Z">
                <w:rPr>
                  <w:b/>
                  <w:sz w:val="24"/>
                  <w:szCs w:val="24"/>
                </w:rPr>
              </w:rPrChange>
            </w:rPr>
          </w:pPr>
          <w:r>
            <w:rPr>
              <w:b/>
              <w:sz w:val="24"/>
              <w:szCs w:val="24"/>
            </w:rPr>
            <w:t>MANUAL INSTALACIÓN</w:t>
          </w:r>
          <w:sdt>
            <w:sdtPr>
              <w:tag w:val="goog_rdk_41"/>
              <w:id w:val="-759211171"/>
            </w:sdtPr>
            <w:sdtEndPr/>
            <w:sdtContent/>
          </w:sdt>
        </w:p>
      </w:sdtContent>
    </w:sdt>
    <w:sdt>
      <w:sdtPr>
        <w:tag w:val="goog_rdk_45"/>
        <w:id w:val="-1395961320"/>
      </w:sdtPr>
      <w:sdtEndPr/>
      <w:sdtContent>
        <w:p w14:paraId="4D61716C" w14:textId="77777777" w:rsidR="00C34E51" w:rsidRDefault="00686957">
          <w:pPr>
            <w:jc w:val="center"/>
            <w:rPr>
              <w:ins w:id="33" w:author="APRENDIZ" w:date="2019-08-14T19:19:00Z"/>
            </w:rPr>
          </w:pPr>
          <w:sdt>
            <w:sdtPr>
              <w:tag w:val="goog_rdk_44"/>
              <w:id w:val="1110859419"/>
            </w:sdtPr>
            <w:sdtEndPr/>
            <w:sdtContent/>
          </w:sdt>
        </w:p>
      </w:sdtContent>
    </w:sdt>
    <w:sdt>
      <w:sdtPr>
        <w:tag w:val="goog_rdk_47"/>
        <w:id w:val="1753553624"/>
      </w:sdtPr>
      <w:sdtEndPr/>
      <w:sdtContent>
        <w:p w14:paraId="2E492BBB" w14:textId="77777777" w:rsidR="00C34E51" w:rsidRPr="00C34E51" w:rsidRDefault="00686957">
          <w:pPr>
            <w:rPr>
              <w:sz w:val="24"/>
              <w:szCs w:val="24"/>
              <w:rPrChange w:id="34" w:author="APRENDIZ" w:date="2019-08-14T19:19:00Z">
                <w:rPr>
                  <w:b/>
                  <w:sz w:val="36"/>
                  <w:szCs w:val="36"/>
                </w:rPr>
              </w:rPrChange>
            </w:rPr>
            <w:pPrChange w:id="35" w:author="APRENDIZ" w:date="2019-08-14T19:19:00Z">
              <w:pPr>
                <w:jc w:val="center"/>
              </w:pPr>
            </w:pPrChange>
          </w:pPr>
          <w:sdt>
            <w:sdtPr>
              <w:tag w:val="goog_rdk_46"/>
              <w:id w:val="-1137793044"/>
            </w:sdtPr>
            <w:sdtEndPr/>
            <w:sdtContent/>
          </w:sdt>
        </w:p>
      </w:sdtContent>
    </w:sdt>
    <w:sdt>
      <w:sdtPr>
        <w:tag w:val="goog_rdk_49"/>
        <w:id w:val="-860354855"/>
      </w:sdtPr>
      <w:sdtEndPr/>
      <w:sdtContent>
        <w:p w14:paraId="481F6333" w14:textId="77777777" w:rsidR="00C34E51" w:rsidRPr="00C34E51" w:rsidRDefault="00686957">
          <w:pPr>
            <w:jc w:val="center"/>
            <w:rPr>
              <w:sz w:val="24"/>
              <w:szCs w:val="24"/>
              <w:rPrChange w:id="36" w:author="APRENDIZ" w:date="2019-08-06T18:43:00Z">
                <w:rPr>
                  <w:b/>
                  <w:sz w:val="36"/>
                  <w:szCs w:val="36"/>
                </w:rPr>
              </w:rPrChange>
            </w:rPr>
          </w:pPr>
          <w:sdt>
            <w:sdtPr>
              <w:tag w:val="goog_rdk_48"/>
              <w:id w:val="780149563"/>
            </w:sdtPr>
            <w:sdtEndPr/>
            <w:sdtContent/>
          </w:sdt>
        </w:p>
      </w:sdtContent>
    </w:sdt>
    <w:sdt>
      <w:sdtPr>
        <w:tag w:val="goog_rdk_52"/>
        <w:id w:val="938954530"/>
      </w:sdtPr>
      <w:sdtEndPr/>
      <w:sdtContent>
        <w:p w14:paraId="772D7331" w14:textId="77777777" w:rsidR="00C34E51" w:rsidRDefault="00686957">
          <w:pPr>
            <w:jc w:val="center"/>
            <w:rPr>
              <w:ins w:id="37" w:author="APRENDIZ" w:date="2019-08-14T19:19:00Z"/>
            </w:rPr>
          </w:pPr>
          <w:sdt>
            <w:sdtPr>
              <w:tag w:val="goog_rdk_51"/>
              <w:id w:val="89434251"/>
            </w:sdtPr>
            <w:sdtEndPr/>
            <w:sdtContent/>
          </w:sdt>
        </w:p>
      </w:sdtContent>
    </w:sdt>
    <w:sdt>
      <w:sdtPr>
        <w:tag w:val="goog_rdk_54"/>
        <w:id w:val="1782834021"/>
      </w:sdtPr>
      <w:sdtEndPr/>
      <w:sdtContent>
        <w:p w14:paraId="25A90C93" w14:textId="0BADF3BE" w:rsidR="00C34E51" w:rsidRDefault="00686957">
          <w:pPr>
            <w:jc w:val="center"/>
            <w:rPr>
              <w:ins w:id="38" w:author="APRENDIZ" w:date="2019-08-14T19:19:00Z"/>
            </w:rPr>
          </w:pPr>
          <w:sdt>
            <w:sdtPr>
              <w:tag w:val="goog_rdk_53"/>
              <w:id w:val="250250040"/>
              <w:showingPlcHdr/>
            </w:sdtPr>
            <w:sdtEndPr/>
            <w:sdtContent>
              <w:r>
                <w:t xml:space="preserve">     </w:t>
              </w:r>
            </w:sdtContent>
          </w:sdt>
        </w:p>
      </w:sdtContent>
    </w:sdt>
    <w:sdt>
      <w:sdtPr>
        <w:tag w:val="goog_rdk_58"/>
        <w:id w:val="-1913767275"/>
      </w:sdtPr>
      <w:sdtEndPr/>
      <w:sdtContent>
        <w:p w14:paraId="61541AEC" w14:textId="77777777" w:rsidR="00C34E51" w:rsidRPr="00C34E51" w:rsidRDefault="00686957">
          <w:pPr>
            <w:rPr>
              <w:del w:id="39" w:author="APRENDIZ" w:date="2019-08-14T19:19:00Z"/>
              <w:sz w:val="24"/>
              <w:szCs w:val="24"/>
              <w:rPrChange w:id="40" w:author="APRENDIZ" w:date="2019-08-14T19:19:00Z">
                <w:rPr>
                  <w:del w:id="41" w:author="APRENDIZ" w:date="2019-08-14T19:19:00Z"/>
                  <w:b/>
                  <w:sz w:val="28"/>
                  <w:szCs w:val="28"/>
                </w:rPr>
              </w:rPrChange>
            </w:rPr>
            <w:pPrChange w:id="42" w:author="APRENDIZ" w:date="2019-08-14T19:19:00Z">
              <w:pPr>
                <w:jc w:val="center"/>
              </w:pPr>
            </w:pPrChange>
          </w:pPr>
          <w:sdt>
            <w:sdtPr>
              <w:tag w:val="goog_rdk_56"/>
              <w:id w:val="1487510912"/>
            </w:sdtPr>
            <w:sdtEndPr/>
            <w:sdtContent>
              <w:sdt>
                <w:sdtPr>
                  <w:tag w:val="goog_rdk_57"/>
                  <w:id w:val="86517096"/>
                </w:sdtPr>
                <w:sdtEndPr/>
                <w:sdtContent/>
              </w:sdt>
            </w:sdtContent>
          </w:sdt>
        </w:p>
      </w:sdtContent>
    </w:sdt>
    <w:sdt>
      <w:sdtPr>
        <w:tag w:val="goog_rdk_60"/>
        <w:id w:val="235906518"/>
      </w:sdtPr>
      <w:sdtEndPr/>
      <w:sdtContent>
        <w:p w14:paraId="7299C06C" w14:textId="77777777" w:rsidR="00C34E51" w:rsidRPr="00C34E51" w:rsidRDefault="00686957">
          <w:pPr>
            <w:rPr>
              <w:sz w:val="24"/>
              <w:szCs w:val="24"/>
              <w:rPrChange w:id="43" w:author="APRENDIZ" w:date="2019-08-14T19:19:00Z">
                <w:rPr>
                  <w:b/>
                  <w:sz w:val="28"/>
                  <w:szCs w:val="28"/>
                </w:rPr>
              </w:rPrChange>
            </w:rPr>
            <w:pPrChange w:id="44" w:author="APRENDIZ" w:date="2019-08-14T19:19:00Z">
              <w:pPr>
                <w:jc w:val="center"/>
              </w:pPr>
            </w:pPrChange>
          </w:pPr>
          <w:sdt>
            <w:sdtPr>
              <w:tag w:val="goog_rdk_59"/>
              <w:id w:val="-1414548785"/>
            </w:sdtPr>
            <w:sdtEndPr/>
            <w:sdtContent/>
          </w:sdt>
        </w:p>
      </w:sdtContent>
    </w:sdt>
    <w:sdt>
      <w:sdtPr>
        <w:tag w:val="goog_rdk_62"/>
        <w:id w:val="-1258751148"/>
      </w:sdtPr>
      <w:sdtEndPr/>
      <w:sdtContent>
        <w:p w14:paraId="0F77F6A2" w14:textId="2B6C6D82" w:rsidR="00C34E51" w:rsidRPr="00C34E51" w:rsidRDefault="00B14802">
          <w:pPr>
            <w:jc w:val="center"/>
            <w:rPr>
              <w:rPrChange w:id="45" w:author="APRENDIZ" w:date="2019-08-14T19:19:00Z">
                <w:rPr>
                  <w:b/>
                  <w:sz w:val="24"/>
                  <w:szCs w:val="24"/>
                </w:rPr>
              </w:rPrChange>
            </w:rPr>
          </w:pPr>
          <w:r>
            <w:rPr>
              <w:b/>
              <w:sz w:val="24"/>
              <w:szCs w:val="24"/>
            </w:rPr>
            <w:t>Análisis y Desarrollo de Sistemas de Información</w:t>
          </w:r>
          <w:sdt>
            <w:sdtPr>
              <w:tag w:val="goog_rdk_61"/>
              <w:id w:val="1602373640"/>
              <w:showingPlcHdr/>
            </w:sdtPr>
            <w:sdtEndPr/>
            <w:sdtContent>
              <w:r w:rsidR="00686957">
                <w:t xml:space="preserve">     </w:t>
              </w:r>
            </w:sdtContent>
          </w:sdt>
        </w:p>
      </w:sdtContent>
    </w:sdt>
    <w:sdt>
      <w:sdtPr>
        <w:tag w:val="goog_rdk_64"/>
        <w:id w:val="945898224"/>
      </w:sdtPr>
      <w:sdtEndPr/>
      <w:sdtContent>
        <w:p w14:paraId="083D6106" w14:textId="77777777" w:rsidR="00C34E51" w:rsidRPr="00C34E51" w:rsidRDefault="00686957">
          <w:pPr>
            <w:jc w:val="center"/>
            <w:rPr>
              <w:rPrChange w:id="46" w:author="APRENDIZ" w:date="2019-08-06T18:43:00Z">
                <w:rPr>
                  <w:sz w:val="24"/>
                  <w:szCs w:val="24"/>
                </w:rPr>
              </w:rPrChange>
            </w:rPr>
          </w:pPr>
          <w:sdt>
            <w:sdtPr>
              <w:tag w:val="goog_rdk_63"/>
              <w:id w:val="719558026"/>
            </w:sdtPr>
            <w:sdtEndPr/>
            <w:sdtContent/>
          </w:sdt>
        </w:p>
      </w:sdtContent>
    </w:sdt>
    <w:sdt>
      <w:sdtPr>
        <w:tag w:val="goog_rdk_66"/>
        <w:id w:val="-1638795428"/>
      </w:sdtPr>
      <w:sdtEndPr/>
      <w:sdtContent>
        <w:p w14:paraId="35BFD130" w14:textId="77777777" w:rsidR="00C34E51" w:rsidRPr="00C34E51" w:rsidRDefault="00686957">
          <w:pPr>
            <w:jc w:val="center"/>
            <w:rPr>
              <w:rPrChange w:id="47" w:author="APRENDIZ" w:date="2019-08-06T18:43:00Z">
                <w:rPr>
                  <w:sz w:val="24"/>
                  <w:szCs w:val="24"/>
                </w:rPr>
              </w:rPrChange>
            </w:rPr>
          </w:pPr>
          <w:sdt>
            <w:sdtPr>
              <w:tag w:val="goog_rdk_65"/>
              <w:id w:val="1018036078"/>
            </w:sdtPr>
            <w:sdtEndPr/>
            <w:sdtContent/>
          </w:sdt>
        </w:p>
      </w:sdtContent>
    </w:sdt>
    <w:sdt>
      <w:sdtPr>
        <w:tag w:val="goog_rdk_68"/>
        <w:id w:val="-1060708066"/>
      </w:sdtPr>
      <w:sdtEndPr/>
      <w:sdtContent>
        <w:p w14:paraId="1AC8E625" w14:textId="77777777" w:rsidR="00C34E51" w:rsidRPr="00C34E51" w:rsidRDefault="00686957">
          <w:pPr>
            <w:jc w:val="center"/>
            <w:rPr>
              <w:rPrChange w:id="48" w:author="APRENDIZ" w:date="2019-08-06T18:43:00Z">
                <w:rPr>
                  <w:sz w:val="24"/>
                  <w:szCs w:val="24"/>
                </w:rPr>
              </w:rPrChange>
            </w:rPr>
          </w:pPr>
          <w:sdt>
            <w:sdtPr>
              <w:tag w:val="goog_rdk_67"/>
              <w:id w:val="40171909"/>
            </w:sdtPr>
            <w:sdtEndPr/>
            <w:sdtContent>
              <w:bookmarkStart w:id="49" w:name="_GoBack"/>
              <w:bookmarkEnd w:id="49"/>
            </w:sdtContent>
          </w:sdt>
        </w:p>
      </w:sdtContent>
    </w:sdt>
    <w:sdt>
      <w:sdtPr>
        <w:tag w:val="goog_rdk_70"/>
        <w:id w:val="-469132434"/>
      </w:sdtPr>
      <w:sdtEndPr/>
      <w:sdtContent>
        <w:p w14:paraId="2831ECC3" w14:textId="77777777" w:rsidR="00C34E51" w:rsidRPr="00C34E51" w:rsidRDefault="00686957">
          <w:pPr>
            <w:jc w:val="center"/>
            <w:rPr>
              <w:rPrChange w:id="50" w:author="APRENDIZ" w:date="2019-08-06T18:43:00Z">
                <w:rPr>
                  <w:sz w:val="24"/>
                  <w:szCs w:val="24"/>
                </w:rPr>
              </w:rPrChange>
            </w:rPr>
          </w:pPr>
          <w:sdt>
            <w:sdtPr>
              <w:tag w:val="goog_rdk_69"/>
              <w:id w:val="-1529864079"/>
            </w:sdtPr>
            <w:sdtEndPr/>
            <w:sdtContent/>
          </w:sdt>
        </w:p>
      </w:sdtContent>
    </w:sdt>
    <w:sdt>
      <w:sdtPr>
        <w:tag w:val="goog_rdk_72"/>
        <w:id w:val="1776754049"/>
      </w:sdtPr>
      <w:sdtEndPr/>
      <w:sdtContent>
        <w:p w14:paraId="1E54CE15" w14:textId="77777777" w:rsidR="00C34E51" w:rsidRPr="00C34E51" w:rsidRDefault="00686957">
          <w:pPr>
            <w:jc w:val="center"/>
            <w:rPr>
              <w:rPrChange w:id="51" w:author="APRENDIZ" w:date="2019-08-06T18:43:00Z">
                <w:rPr>
                  <w:sz w:val="24"/>
                  <w:szCs w:val="24"/>
                </w:rPr>
              </w:rPrChange>
            </w:rPr>
          </w:pPr>
          <w:sdt>
            <w:sdtPr>
              <w:tag w:val="goog_rdk_71"/>
              <w:id w:val="812371731"/>
            </w:sdtPr>
            <w:sdtEndPr/>
            <w:sdtContent/>
          </w:sdt>
        </w:p>
      </w:sdtContent>
    </w:sdt>
    <w:sdt>
      <w:sdtPr>
        <w:tag w:val="goog_rdk_74"/>
        <w:id w:val="-1111045385"/>
      </w:sdtPr>
      <w:sdtEndPr/>
      <w:sdtContent>
        <w:p w14:paraId="3672BBEB" w14:textId="77777777" w:rsidR="00C34E51" w:rsidRPr="00C34E51" w:rsidRDefault="00686957">
          <w:pPr>
            <w:jc w:val="center"/>
            <w:rPr>
              <w:rPrChange w:id="52" w:author="APRENDIZ" w:date="2019-08-06T18:43:00Z">
                <w:rPr>
                  <w:sz w:val="24"/>
                  <w:szCs w:val="24"/>
                </w:rPr>
              </w:rPrChange>
            </w:rPr>
          </w:pPr>
          <w:sdt>
            <w:sdtPr>
              <w:tag w:val="goog_rdk_73"/>
              <w:id w:val="507558826"/>
            </w:sdtPr>
            <w:sdtEndPr/>
            <w:sdtContent/>
          </w:sdt>
        </w:p>
      </w:sdtContent>
    </w:sdt>
    <w:sdt>
      <w:sdtPr>
        <w:tag w:val="goog_rdk_78"/>
        <w:id w:val="-1174033320"/>
      </w:sdtPr>
      <w:sdtEndPr/>
      <w:sdtContent>
        <w:p w14:paraId="6A9FFA5D" w14:textId="77777777" w:rsidR="00C34E51" w:rsidRPr="00C34E51" w:rsidRDefault="00686957">
          <w:pPr>
            <w:jc w:val="center"/>
            <w:rPr>
              <w:rPrChange w:id="53" w:author="JUAN CAMILO rairan" w:date="2019-08-12T19:31:00Z">
                <w:rPr>
                  <w:sz w:val="24"/>
                  <w:szCs w:val="24"/>
                </w:rPr>
              </w:rPrChange>
            </w:rPr>
          </w:pPr>
          <w:sdt>
            <w:sdtPr>
              <w:tag w:val="goog_rdk_76"/>
              <w:id w:val="-1151360387"/>
            </w:sdtPr>
            <w:sdtEndPr/>
            <w:sdtContent>
              <w:ins w:id="54" w:author="JUAN CAMILO rairan" w:date="2019-08-12T19:31:00Z">
                <w:r w:rsidR="00B14802">
                  <w:rPr>
                    <w:sz w:val="24"/>
                    <w:szCs w:val="24"/>
                  </w:rPr>
                  <w:tab/>
                </w:r>
              </w:ins>
            </w:sdtContent>
          </w:sdt>
          <w:sdt>
            <w:sdtPr>
              <w:tag w:val="goog_rdk_77"/>
              <w:id w:val="-159392285"/>
            </w:sdtPr>
            <w:sdtEndPr/>
            <w:sdtContent/>
          </w:sdt>
        </w:p>
      </w:sdtContent>
    </w:sdt>
    <w:sdt>
      <w:sdtPr>
        <w:tag w:val="goog_rdk_80"/>
        <w:id w:val="-1963417811"/>
      </w:sdtPr>
      <w:sdtEndPr/>
      <w:sdtContent>
        <w:p w14:paraId="1654B361" w14:textId="77777777" w:rsidR="00C34E51" w:rsidRPr="00C34E51" w:rsidRDefault="00686957">
          <w:pPr>
            <w:jc w:val="center"/>
            <w:rPr>
              <w:rPrChange w:id="55" w:author="APRENDIZ" w:date="2019-08-06T18:43:00Z">
                <w:rPr>
                  <w:sz w:val="24"/>
                  <w:szCs w:val="24"/>
                </w:rPr>
              </w:rPrChange>
            </w:rPr>
          </w:pPr>
          <w:sdt>
            <w:sdtPr>
              <w:tag w:val="goog_rdk_79"/>
              <w:id w:val="278376356"/>
            </w:sdtPr>
            <w:sdtEndPr/>
            <w:sdtContent/>
          </w:sdt>
        </w:p>
      </w:sdtContent>
    </w:sdt>
    <w:sdt>
      <w:sdtPr>
        <w:tag w:val="goog_rdk_82"/>
        <w:id w:val="987671102"/>
      </w:sdtPr>
      <w:sdtEndPr/>
      <w:sdtContent>
        <w:p w14:paraId="4A7251CD" w14:textId="77777777" w:rsidR="00C34E51" w:rsidRPr="00C34E51" w:rsidRDefault="00B14802">
          <w:pPr>
            <w:jc w:val="center"/>
            <w:rPr>
              <w:rPrChange w:id="56" w:author="APRENDIZ" w:date="2019-08-06T18:43:00Z">
                <w:rPr>
                  <w:sz w:val="24"/>
                  <w:szCs w:val="24"/>
                </w:rPr>
              </w:rPrChange>
            </w:rPr>
          </w:pPr>
          <w:r>
            <w:rPr>
              <w:sz w:val="24"/>
              <w:szCs w:val="24"/>
            </w:rPr>
            <w:t>Integrantes de proyecto</w:t>
          </w:r>
          <w:sdt>
            <w:sdtPr>
              <w:tag w:val="goog_rdk_81"/>
              <w:id w:val="-813485970"/>
            </w:sdtPr>
            <w:sdtEndPr/>
            <w:sdtContent/>
          </w:sdt>
        </w:p>
      </w:sdtContent>
    </w:sdt>
    <w:sdt>
      <w:sdtPr>
        <w:tag w:val="goog_rdk_84"/>
        <w:id w:val="1840974005"/>
      </w:sdtPr>
      <w:sdtEndPr/>
      <w:sdtContent>
        <w:p w14:paraId="1EB8FCD7" w14:textId="77777777" w:rsidR="00C34E51" w:rsidRPr="00C34E51" w:rsidRDefault="00686957">
          <w:pPr>
            <w:jc w:val="center"/>
            <w:rPr>
              <w:rPrChange w:id="57" w:author="APRENDIZ" w:date="2019-08-06T18:43:00Z">
                <w:rPr>
                  <w:sz w:val="24"/>
                  <w:szCs w:val="24"/>
                </w:rPr>
              </w:rPrChange>
            </w:rPr>
          </w:pPr>
          <w:sdt>
            <w:sdtPr>
              <w:tag w:val="goog_rdk_83"/>
              <w:id w:val="2133598345"/>
            </w:sdtPr>
            <w:sdtEndPr/>
            <w:sdtContent/>
          </w:sdt>
        </w:p>
      </w:sdtContent>
    </w:sdt>
    <w:sdt>
      <w:sdtPr>
        <w:tag w:val="goog_rdk_86"/>
        <w:id w:val="1248151467"/>
      </w:sdtPr>
      <w:sdtEndPr/>
      <w:sdtContent>
        <w:p w14:paraId="39C89601" w14:textId="77777777" w:rsidR="00C34E51" w:rsidRPr="00C34E51" w:rsidRDefault="00686957">
          <w:pPr>
            <w:jc w:val="center"/>
            <w:rPr>
              <w:rPrChange w:id="58" w:author="APRENDIZ" w:date="2019-08-06T18:43:00Z">
                <w:rPr>
                  <w:sz w:val="24"/>
                  <w:szCs w:val="24"/>
                </w:rPr>
              </w:rPrChange>
            </w:rPr>
          </w:pPr>
          <w:sdt>
            <w:sdtPr>
              <w:tag w:val="goog_rdk_85"/>
              <w:id w:val="1108549341"/>
            </w:sdtPr>
            <w:sdtEndPr/>
            <w:sdtContent/>
          </w:sdt>
        </w:p>
      </w:sdtContent>
    </w:sdt>
    <w:sdt>
      <w:sdtPr>
        <w:tag w:val="goog_rdk_88"/>
        <w:id w:val="-2038968364"/>
      </w:sdtPr>
      <w:sdtEndPr/>
      <w:sdtContent>
        <w:p w14:paraId="5F2F6C4B" w14:textId="77777777" w:rsidR="00C34E51" w:rsidRPr="00C34E51" w:rsidRDefault="00B14802">
          <w:pPr>
            <w:jc w:val="center"/>
            <w:rPr>
              <w:rPrChange w:id="59" w:author="APRENDIZ" w:date="2019-08-06T18:43:00Z">
                <w:rPr>
                  <w:sz w:val="24"/>
                  <w:szCs w:val="24"/>
                </w:rPr>
              </w:rPrChange>
            </w:rPr>
          </w:pPr>
          <w:proofErr w:type="spellStart"/>
          <w:r>
            <w:rPr>
              <w:sz w:val="24"/>
              <w:szCs w:val="24"/>
            </w:rPr>
            <w:t>Einer</w:t>
          </w:r>
          <w:proofErr w:type="spellEnd"/>
          <w:r>
            <w:rPr>
              <w:sz w:val="24"/>
              <w:szCs w:val="24"/>
            </w:rPr>
            <w:t xml:space="preserve"> Obeimar Méndez Palomino</w:t>
          </w:r>
          <w:sdt>
            <w:sdtPr>
              <w:tag w:val="goog_rdk_87"/>
              <w:id w:val="-774328839"/>
            </w:sdtPr>
            <w:sdtEndPr/>
            <w:sdtContent/>
          </w:sdt>
        </w:p>
      </w:sdtContent>
    </w:sdt>
    <w:sdt>
      <w:sdtPr>
        <w:tag w:val="goog_rdk_90"/>
        <w:id w:val="2029825356"/>
      </w:sdtPr>
      <w:sdtEndPr/>
      <w:sdtContent>
        <w:p w14:paraId="395A6179" w14:textId="77777777" w:rsidR="00C34E51" w:rsidRPr="00C34E51" w:rsidRDefault="00B14802">
          <w:pPr>
            <w:jc w:val="center"/>
            <w:rPr>
              <w:rPrChange w:id="60" w:author="APRENDIZ" w:date="2019-08-06T18:43:00Z">
                <w:rPr>
                  <w:sz w:val="24"/>
                  <w:szCs w:val="24"/>
                </w:rPr>
              </w:rPrChange>
            </w:rPr>
          </w:pPr>
          <w:r>
            <w:rPr>
              <w:sz w:val="24"/>
              <w:szCs w:val="24"/>
            </w:rPr>
            <w:t>Christian Andrés Rico Daza</w:t>
          </w:r>
          <w:sdt>
            <w:sdtPr>
              <w:tag w:val="goog_rdk_89"/>
              <w:id w:val="1449653017"/>
            </w:sdtPr>
            <w:sdtEndPr/>
            <w:sdtContent/>
          </w:sdt>
        </w:p>
      </w:sdtContent>
    </w:sdt>
    <w:sdt>
      <w:sdtPr>
        <w:tag w:val="goog_rdk_92"/>
        <w:id w:val="-430517421"/>
      </w:sdtPr>
      <w:sdtEndPr/>
      <w:sdtContent>
        <w:p w14:paraId="5B5A2BD5" w14:textId="77777777" w:rsidR="00C34E51" w:rsidRPr="00C34E51" w:rsidRDefault="00B14802">
          <w:pPr>
            <w:jc w:val="center"/>
            <w:rPr>
              <w:rPrChange w:id="61" w:author="APRENDIZ" w:date="2019-08-06T18:43:00Z">
                <w:rPr>
                  <w:sz w:val="24"/>
                  <w:szCs w:val="24"/>
                </w:rPr>
              </w:rPrChange>
            </w:rPr>
          </w:pPr>
          <w:r>
            <w:rPr>
              <w:sz w:val="24"/>
              <w:szCs w:val="24"/>
            </w:rPr>
            <w:t xml:space="preserve">Diana Marcela Diaz </w:t>
          </w:r>
          <w:proofErr w:type="spellStart"/>
          <w:r>
            <w:rPr>
              <w:sz w:val="24"/>
              <w:szCs w:val="24"/>
            </w:rPr>
            <w:t>Diaz</w:t>
          </w:r>
          <w:proofErr w:type="spellEnd"/>
          <w:sdt>
            <w:sdtPr>
              <w:tag w:val="goog_rdk_91"/>
              <w:id w:val="-1331363729"/>
            </w:sdtPr>
            <w:sdtEndPr/>
            <w:sdtContent/>
          </w:sdt>
        </w:p>
      </w:sdtContent>
    </w:sdt>
    <w:sdt>
      <w:sdtPr>
        <w:tag w:val="goog_rdk_94"/>
        <w:id w:val="-1618368842"/>
      </w:sdtPr>
      <w:sdtEndPr/>
      <w:sdtContent>
        <w:p w14:paraId="2D507228" w14:textId="77777777" w:rsidR="00C34E51" w:rsidRPr="00C34E51" w:rsidRDefault="00B14802">
          <w:pPr>
            <w:jc w:val="center"/>
            <w:rPr>
              <w:rPrChange w:id="62" w:author="APRENDIZ" w:date="2019-08-06T18:43:00Z">
                <w:rPr>
                  <w:sz w:val="24"/>
                  <w:szCs w:val="24"/>
                </w:rPr>
              </w:rPrChange>
            </w:rPr>
          </w:pPr>
          <w:r>
            <w:rPr>
              <w:sz w:val="24"/>
              <w:szCs w:val="24"/>
            </w:rPr>
            <w:t xml:space="preserve">Juan Camilo </w:t>
          </w:r>
          <w:proofErr w:type="spellStart"/>
          <w:r>
            <w:rPr>
              <w:sz w:val="24"/>
              <w:szCs w:val="24"/>
            </w:rPr>
            <w:t>Rairan</w:t>
          </w:r>
          <w:proofErr w:type="spellEnd"/>
          <w:r>
            <w:rPr>
              <w:sz w:val="24"/>
              <w:szCs w:val="24"/>
            </w:rPr>
            <w:t xml:space="preserve"> Rodríguez</w:t>
          </w:r>
          <w:sdt>
            <w:sdtPr>
              <w:tag w:val="goog_rdk_93"/>
              <w:id w:val="-1887089613"/>
            </w:sdtPr>
            <w:sdtEndPr/>
            <w:sdtContent/>
          </w:sdt>
        </w:p>
      </w:sdtContent>
    </w:sdt>
    <w:sdt>
      <w:sdtPr>
        <w:tag w:val="goog_rdk_96"/>
        <w:id w:val="1477953348"/>
      </w:sdtPr>
      <w:sdtEndPr/>
      <w:sdtContent>
        <w:p w14:paraId="023831F7" w14:textId="77777777" w:rsidR="00C34E51" w:rsidRPr="00C34E51" w:rsidRDefault="00B14802">
          <w:pPr>
            <w:jc w:val="center"/>
            <w:rPr>
              <w:rPrChange w:id="63" w:author="APRENDIZ" w:date="2019-08-06T18:43:00Z">
                <w:rPr>
                  <w:sz w:val="24"/>
                  <w:szCs w:val="24"/>
                </w:rPr>
              </w:rPrChange>
            </w:rPr>
          </w:pPr>
          <w:r>
            <w:rPr>
              <w:sz w:val="24"/>
              <w:szCs w:val="24"/>
            </w:rPr>
            <w:t>Angie Bibiana López Rivera</w:t>
          </w:r>
          <w:sdt>
            <w:sdtPr>
              <w:tag w:val="goog_rdk_95"/>
              <w:id w:val="-1203231"/>
            </w:sdtPr>
            <w:sdtEndPr/>
            <w:sdtContent/>
          </w:sdt>
        </w:p>
      </w:sdtContent>
    </w:sdt>
    <w:sdt>
      <w:sdtPr>
        <w:tag w:val="goog_rdk_98"/>
        <w:id w:val="928859374"/>
      </w:sdtPr>
      <w:sdtEndPr/>
      <w:sdtContent>
        <w:p w14:paraId="40E18482" w14:textId="77777777" w:rsidR="00C34E51" w:rsidRPr="00C34E51" w:rsidRDefault="00686957">
          <w:pPr>
            <w:jc w:val="center"/>
            <w:rPr>
              <w:rPrChange w:id="64" w:author="APRENDIZ" w:date="2019-08-06T18:43:00Z">
                <w:rPr>
                  <w:sz w:val="24"/>
                  <w:szCs w:val="24"/>
                </w:rPr>
              </w:rPrChange>
            </w:rPr>
          </w:pPr>
          <w:sdt>
            <w:sdtPr>
              <w:tag w:val="goog_rdk_97"/>
              <w:id w:val="-397366403"/>
            </w:sdtPr>
            <w:sdtEndPr/>
            <w:sdtContent/>
          </w:sdt>
        </w:p>
      </w:sdtContent>
    </w:sdt>
    <w:sdt>
      <w:sdtPr>
        <w:tag w:val="goog_rdk_100"/>
        <w:id w:val="-508142069"/>
      </w:sdtPr>
      <w:sdtEndPr/>
      <w:sdtContent>
        <w:p w14:paraId="26A5366A" w14:textId="77777777" w:rsidR="00C34E51" w:rsidRPr="00C34E51" w:rsidRDefault="00686957">
          <w:pPr>
            <w:jc w:val="center"/>
            <w:rPr>
              <w:rPrChange w:id="65" w:author="APRENDIZ" w:date="2019-08-06T18:43:00Z">
                <w:rPr>
                  <w:sz w:val="24"/>
                  <w:szCs w:val="24"/>
                </w:rPr>
              </w:rPrChange>
            </w:rPr>
          </w:pPr>
          <w:sdt>
            <w:sdtPr>
              <w:tag w:val="goog_rdk_99"/>
              <w:id w:val="-1252501834"/>
            </w:sdtPr>
            <w:sdtEndPr/>
            <w:sdtContent/>
          </w:sdt>
        </w:p>
      </w:sdtContent>
    </w:sdt>
    <w:sdt>
      <w:sdtPr>
        <w:tag w:val="goog_rdk_102"/>
        <w:id w:val="-2127683302"/>
      </w:sdtPr>
      <w:sdtEndPr/>
      <w:sdtContent>
        <w:p w14:paraId="2B253A0E" w14:textId="77777777" w:rsidR="00C34E51" w:rsidRPr="00C34E51" w:rsidRDefault="00686957">
          <w:pPr>
            <w:jc w:val="center"/>
            <w:rPr>
              <w:rPrChange w:id="66" w:author="APRENDIZ" w:date="2019-08-06T18:43:00Z">
                <w:rPr>
                  <w:sz w:val="24"/>
                  <w:szCs w:val="24"/>
                </w:rPr>
              </w:rPrChange>
            </w:rPr>
          </w:pPr>
          <w:sdt>
            <w:sdtPr>
              <w:tag w:val="goog_rdk_101"/>
              <w:id w:val="521974649"/>
            </w:sdtPr>
            <w:sdtEndPr/>
            <w:sdtContent/>
          </w:sdt>
        </w:p>
      </w:sdtContent>
    </w:sdt>
    <w:sdt>
      <w:sdtPr>
        <w:tag w:val="goog_rdk_104"/>
        <w:id w:val="1125590995"/>
      </w:sdtPr>
      <w:sdtEndPr/>
      <w:sdtContent>
        <w:p w14:paraId="4E30F1BE" w14:textId="77777777" w:rsidR="00C34E51" w:rsidRPr="00C34E51" w:rsidRDefault="00B14802">
          <w:pPr>
            <w:jc w:val="center"/>
            <w:rPr>
              <w:rPrChange w:id="67" w:author="APRENDIZ" w:date="2019-08-06T18:43:00Z">
                <w:rPr>
                  <w:sz w:val="24"/>
                  <w:szCs w:val="24"/>
                </w:rPr>
              </w:rPrChange>
            </w:rPr>
          </w:pPr>
          <w:r>
            <w:t xml:space="preserve">     </w:t>
          </w:r>
          <w:sdt>
            <w:sdtPr>
              <w:tag w:val="goog_rdk_103"/>
              <w:id w:val="604306941"/>
            </w:sdtPr>
            <w:sdtEndPr/>
            <w:sdtContent/>
          </w:sdt>
        </w:p>
      </w:sdtContent>
    </w:sdt>
    <w:sdt>
      <w:sdtPr>
        <w:tag w:val="goog_rdk_106"/>
        <w:id w:val="-2047664597"/>
      </w:sdtPr>
      <w:sdtEndPr/>
      <w:sdtContent>
        <w:p w14:paraId="46B6EAE0" w14:textId="77777777" w:rsidR="00C34E51" w:rsidRPr="00C34E51" w:rsidRDefault="00686957">
          <w:pPr>
            <w:jc w:val="center"/>
            <w:rPr>
              <w:rPrChange w:id="68" w:author="APRENDIZ" w:date="2019-08-06T18:43:00Z">
                <w:rPr>
                  <w:sz w:val="24"/>
                  <w:szCs w:val="24"/>
                </w:rPr>
              </w:rPrChange>
            </w:rPr>
          </w:pPr>
          <w:sdt>
            <w:sdtPr>
              <w:tag w:val="goog_rdk_105"/>
              <w:id w:val="1279298001"/>
            </w:sdtPr>
            <w:sdtEndPr/>
            <w:sdtContent/>
          </w:sdt>
        </w:p>
      </w:sdtContent>
    </w:sdt>
    <w:sdt>
      <w:sdtPr>
        <w:tag w:val="goog_rdk_108"/>
        <w:id w:val="-1867818826"/>
      </w:sdtPr>
      <w:sdtEndPr/>
      <w:sdtContent>
        <w:p w14:paraId="725D7FF1" w14:textId="77777777" w:rsidR="00C34E51" w:rsidRPr="00C34E51" w:rsidRDefault="00686957">
          <w:pPr>
            <w:jc w:val="center"/>
            <w:rPr>
              <w:rPrChange w:id="69" w:author="APRENDIZ" w:date="2019-08-06T18:43:00Z">
                <w:rPr>
                  <w:sz w:val="24"/>
                  <w:szCs w:val="24"/>
                </w:rPr>
              </w:rPrChange>
            </w:rPr>
          </w:pPr>
          <w:sdt>
            <w:sdtPr>
              <w:tag w:val="goog_rdk_107"/>
              <w:id w:val="-1591075192"/>
            </w:sdtPr>
            <w:sdtEndPr/>
            <w:sdtContent/>
          </w:sdt>
        </w:p>
      </w:sdtContent>
    </w:sdt>
    <w:sdt>
      <w:sdtPr>
        <w:tag w:val="goog_rdk_110"/>
        <w:id w:val="619498201"/>
      </w:sdtPr>
      <w:sdtEndPr/>
      <w:sdtContent>
        <w:p w14:paraId="08024853" w14:textId="77777777" w:rsidR="00C34E51" w:rsidRPr="00C34E51" w:rsidRDefault="00686957">
          <w:pPr>
            <w:jc w:val="center"/>
            <w:rPr>
              <w:rPrChange w:id="70" w:author="APRENDIZ" w:date="2019-08-06T18:43:00Z">
                <w:rPr>
                  <w:sz w:val="24"/>
                  <w:szCs w:val="24"/>
                </w:rPr>
              </w:rPrChange>
            </w:rPr>
          </w:pPr>
          <w:sdt>
            <w:sdtPr>
              <w:tag w:val="goog_rdk_109"/>
              <w:id w:val="-2057314555"/>
            </w:sdtPr>
            <w:sdtEndPr/>
            <w:sdtContent/>
          </w:sdt>
        </w:p>
      </w:sdtContent>
    </w:sdt>
    <w:sdt>
      <w:sdtPr>
        <w:tag w:val="goog_rdk_112"/>
        <w:id w:val="620416144"/>
      </w:sdtPr>
      <w:sdtEndPr/>
      <w:sdtContent>
        <w:p w14:paraId="5A9D50B9" w14:textId="77777777" w:rsidR="00C34E51" w:rsidRPr="00C34E51" w:rsidRDefault="00686957">
          <w:pPr>
            <w:jc w:val="center"/>
            <w:rPr>
              <w:rPrChange w:id="71" w:author="APRENDIZ" w:date="2019-08-06T18:43:00Z">
                <w:rPr>
                  <w:sz w:val="24"/>
                  <w:szCs w:val="24"/>
                </w:rPr>
              </w:rPrChange>
            </w:rPr>
          </w:pPr>
          <w:sdt>
            <w:sdtPr>
              <w:tag w:val="goog_rdk_111"/>
              <w:id w:val="1009181415"/>
            </w:sdtPr>
            <w:sdtEndPr/>
            <w:sdtContent/>
          </w:sdt>
        </w:p>
      </w:sdtContent>
    </w:sdt>
    <w:sdt>
      <w:sdtPr>
        <w:tag w:val="goog_rdk_114"/>
        <w:id w:val="-1893178901"/>
      </w:sdtPr>
      <w:sdtEndPr/>
      <w:sdtContent>
        <w:p w14:paraId="602EA85D" w14:textId="77777777" w:rsidR="00C34E51" w:rsidRPr="00C34E51" w:rsidRDefault="00686957">
          <w:pPr>
            <w:jc w:val="center"/>
            <w:rPr>
              <w:rPrChange w:id="72" w:author="APRENDIZ" w:date="2019-08-06T18:43:00Z">
                <w:rPr>
                  <w:sz w:val="24"/>
                  <w:szCs w:val="24"/>
                </w:rPr>
              </w:rPrChange>
            </w:rPr>
          </w:pPr>
          <w:sdt>
            <w:sdtPr>
              <w:tag w:val="goog_rdk_113"/>
              <w:id w:val="166131946"/>
            </w:sdtPr>
            <w:sdtEndPr/>
            <w:sdtContent/>
          </w:sdt>
          <w:r w:rsidR="00B14802">
            <w:rPr>
              <w:noProof/>
            </w:rPr>
            <w:drawing>
              <wp:anchor distT="0" distB="0" distL="114300" distR="114300" simplePos="0" relativeHeight="251658240" behindDoc="0" locked="0" layoutInCell="1" hidden="0" allowOverlap="1" wp14:anchorId="5DB4C997" wp14:editId="7BA67EDE">
                <wp:simplePos x="0" y="0"/>
                <wp:positionH relativeFrom="column">
                  <wp:posOffset>2463165</wp:posOffset>
                </wp:positionH>
                <wp:positionV relativeFrom="paragraph">
                  <wp:posOffset>25400</wp:posOffset>
                </wp:positionV>
                <wp:extent cx="657225" cy="638175"/>
                <wp:effectExtent l="0" t="0" r="0" b="0"/>
                <wp:wrapSquare wrapText="bothSides" distT="0" distB="0" distL="114300" distR="114300"/>
                <wp:docPr id="1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657225" cy="638175"/>
                        </a:xfrm>
                        <a:prstGeom prst="rect">
                          <a:avLst/>
                        </a:prstGeom>
                        <a:ln/>
                      </pic:spPr>
                    </pic:pic>
                  </a:graphicData>
                </a:graphic>
              </wp:anchor>
            </w:drawing>
          </w:r>
        </w:p>
      </w:sdtContent>
    </w:sdt>
    <w:sdt>
      <w:sdtPr>
        <w:tag w:val="goog_rdk_116"/>
        <w:id w:val="-741715970"/>
      </w:sdtPr>
      <w:sdtEndPr/>
      <w:sdtContent>
        <w:p w14:paraId="78FDEBD9" w14:textId="77777777" w:rsidR="00C34E51" w:rsidRPr="00C34E51" w:rsidRDefault="00686957">
          <w:pPr>
            <w:jc w:val="center"/>
            <w:rPr>
              <w:rPrChange w:id="73" w:author="APRENDIZ" w:date="2019-08-06T18:43:00Z">
                <w:rPr>
                  <w:sz w:val="24"/>
                  <w:szCs w:val="24"/>
                </w:rPr>
              </w:rPrChange>
            </w:rPr>
          </w:pPr>
          <w:sdt>
            <w:sdtPr>
              <w:tag w:val="goog_rdk_115"/>
              <w:id w:val="-1041738605"/>
            </w:sdtPr>
            <w:sdtEndPr/>
            <w:sdtContent/>
          </w:sdt>
        </w:p>
      </w:sdtContent>
    </w:sdt>
    <w:sdt>
      <w:sdtPr>
        <w:tag w:val="goog_rdk_118"/>
        <w:id w:val="1465618393"/>
      </w:sdtPr>
      <w:sdtEndPr/>
      <w:sdtContent>
        <w:p w14:paraId="404DCB88" w14:textId="77777777" w:rsidR="00C34E51" w:rsidRPr="00C34E51" w:rsidRDefault="00686957">
          <w:pPr>
            <w:jc w:val="center"/>
            <w:rPr>
              <w:rPrChange w:id="74" w:author="APRENDIZ" w:date="2019-08-06T18:43:00Z">
                <w:rPr>
                  <w:sz w:val="24"/>
                  <w:szCs w:val="24"/>
                </w:rPr>
              </w:rPrChange>
            </w:rPr>
          </w:pPr>
          <w:sdt>
            <w:sdtPr>
              <w:tag w:val="goog_rdk_117"/>
              <w:id w:val="239137861"/>
            </w:sdtPr>
            <w:sdtEndPr/>
            <w:sdtContent/>
          </w:sdt>
        </w:p>
      </w:sdtContent>
    </w:sdt>
    <w:sdt>
      <w:sdtPr>
        <w:tag w:val="goog_rdk_120"/>
        <w:id w:val="1626280491"/>
      </w:sdtPr>
      <w:sdtEndPr/>
      <w:sdtContent>
        <w:p w14:paraId="0386093C" w14:textId="77777777" w:rsidR="00C34E51" w:rsidRPr="00C34E51" w:rsidRDefault="00686957">
          <w:pPr>
            <w:jc w:val="center"/>
            <w:rPr>
              <w:rPrChange w:id="75" w:author="APRENDIZ" w:date="2019-08-06T18:43:00Z">
                <w:rPr>
                  <w:sz w:val="24"/>
                  <w:szCs w:val="24"/>
                </w:rPr>
              </w:rPrChange>
            </w:rPr>
          </w:pPr>
          <w:sdt>
            <w:sdtPr>
              <w:tag w:val="goog_rdk_119"/>
              <w:id w:val="-476001314"/>
            </w:sdtPr>
            <w:sdtEndPr/>
            <w:sdtContent/>
          </w:sdt>
        </w:p>
      </w:sdtContent>
    </w:sdt>
    <w:sdt>
      <w:sdtPr>
        <w:tag w:val="goog_rdk_122"/>
        <w:id w:val="-277029201"/>
      </w:sdtPr>
      <w:sdtEndPr/>
      <w:sdtContent>
        <w:p w14:paraId="481CFAB1" w14:textId="77777777" w:rsidR="00C34E51" w:rsidRPr="00C34E51" w:rsidRDefault="00B14802">
          <w:pPr>
            <w:ind w:left="708" w:hanging="708"/>
            <w:jc w:val="center"/>
            <w:rPr>
              <w:rPrChange w:id="76" w:author="APRENDIZ" w:date="2019-08-06T18:43:00Z">
                <w:rPr>
                  <w:sz w:val="24"/>
                  <w:szCs w:val="24"/>
                </w:rPr>
              </w:rPrChange>
            </w:rPr>
          </w:pPr>
          <w:r>
            <w:rPr>
              <w:sz w:val="24"/>
              <w:szCs w:val="24"/>
            </w:rPr>
            <w:t>Servicio Nacional de Aprendizaje (SENA)</w:t>
          </w:r>
          <w:sdt>
            <w:sdtPr>
              <w:tag w:val="goog_rdk_121"/>
              <w:id w:val="1040939815"/>
            </w:sdtPr>
            <w:sdtEndPr/>
            <w:sdtContent/>
          </w:sdt>
        </w:p>
      </w:sdtContent>
    </w:sdt>
    <w:sdt>
      <w:sdtPr>
        <w:tag w:val="goog_rdk_124"/>
        <w:id w:val="-522865350"/>
      </w:sdtPr>
      <w:sdtEndPr/>
      <w:sdtContent>
        <w:p w14:paraId="1ACA4579" w14:textId="77777777" w:rsidR="00C34E51" w:rsidRPr="00C34E51" w:rsidRDefault="00B14802">
          <w:pPr>
            <w:ind w:left="708" w:hanging="708"/>
            <w:jc w:val="center"/>
            <w:rPr>
              <w:rPrChange w:id="77" w:author="APRENDIZ" w:date="2019-08-06T18:43:00Z">
                <w:rPr>
                  <w:sz w:val="24"/>
                  <w:szCs w:val="24"/>
                </w:rPr>
              </w:rPrChange>
            </w:rPr>
          </w:pPr>
          <w:r>
            <w:rPr>
              <w:sz w:val="24"/>
              <w:szCs w:val="24"/>
            </w:rPr>
            <w:t>Centro de Electricidad Electrónica y Telecomunicaciones (CEET)</w:t>
          </w:r>
          <w:sdt>
            <w:sdtPr>
              <w:tag w:val="goog_rdk_123"/>
              <w:id w:val="1105308218"/>
            </w:sdtPr>
            <w:sdtEndPr/>
            <w:sdtContent/>
          </w:sdt>
        </w:p>
      </w:sdtContent>
    </w:sdt>
    <w:sdt>
      <w:sdtPr>
        <w:tag w:val="goog_rdk_126"/>
        <w:id w:val="1931240986"/>
      </w:sdtPr>
      <w:sdtEndPr/>
      <w:sdtContent>
        <w:p w14:paraId="5CD7FF62" w14:textId="77777777" w:rsidR="00C34E51" w:rsidRPr="00C34E51" w:rsidRDefault="00B14802">
          <w:pPr>
            <w:ind w:left="708" w:hanging="708"/>
            <w:jc w:val="center"/>
            <w:rPr>
              <w:rPrChange w:id="78" w:author="APRENDIZ" w:date="2019-08-06T18:43:00Z">
                <w:rPr>
                  <w:sz w:val="24"/>
                  <w:szCs w:val="24"/>
                </w:rPr>
              </w:rPrChange>
            </w:rPr>
          </w:pPr>
          <w:r>
            <w:rPr>
              <w:sz w:val="24"/>
              <w:szCs w:val="24"/>
            </w:rPr>
            <w:t>(TELEINFORMATICA)</w:t>
          </w:r>
          <w:sdt>
            <w:sdtPr>
              <w:tag w:val="goog_rdk_125"/>
              <w:id w:val="-546609257"/>
            </w:sdtPr>
            <w:sdtEndPr/>
            <w:sdtContent/>
          </w:sdt>
        </w:p>
      </w:sdtContent>
    </w:sdt>
    <w:sdt>
      <w:sdtPr>
        <w:tag w:val="goog_rdk_128"/>
        <w:id w:val="153968484"/>
      </w:sdtPr>
      <w:sdtEndPr/>
      <w:sdtContent>
        <w:p w14:paraId="656D36EE" w14:textId="77777777" w:rsidR="00C34E51" w:rsidRPr="00C34E51" w:rsidRDefault="00686957">
          <w:pPr>
            <w:ind w:left="708" w:hanging="708"/>
            <w:jc w:val="center"/>
            <w:rPr>
              <w:rPrChange w:id="79" w:author="APRENDIZ" w:date="2019-08-06T18:43:00Z">
                <w:rPr>
                  <w:sz w:val="24"/>
                  <w:szCs w:val="24"/>
                </w:rPr>
              </w:rPrChange>
            </w:rPr>
          </w:pPr>
          <w:sdt>
            <w:sdtPr>
              <w:tag w:val="goog_rdk_127"/>
              <w:id w:val="1057361953"/>
            </w:sdtPr>
            <w:sdtEndPr/>
            <w:sdtContent/>
          </w:sdt>
        </w:p>
      </w:sdtContent>
    </w:sdt>
    <w:sdt>
      <w:sdtPr>
        <w:tag w:val="goog_rdk_130"/>
        <w:id w:val="258405670"/>
      </w:sdtPr>
      <w:sdtEndPr/>
      <w:sdtContent>
        <w:p w14:paraId="29E12A9E" w14:textId="77777777" w:rsidR="00C34E51" w:rsidRPr="00C34E51" w:rsidRDefault="00686957">
          <w:pPr>
            <w:ind w:left="708" w:hanging="708"/>
            <w:jc w:val="center"/>
            <w:rPr>
              <w:rPrChange w:id="80" w:author="APRENDIZ" w:date="2019-08-06T18:43:00Z">
                <w:rPr>
                  <w:sz w:val="24"/>
                  <w:szCs w:val="24"/>
                </w:rPr>
              </w:rPrChange>
            </w:rPr>
          </w:pPr>
          <w:sdt>
            <w:sdtPr>
              <w:tag w:val="goog_rdk_129"/>
              <w:id w:val="-597793883"/>
            </w:sdtPr>
            <w:sdtEndPr/>
            <w:sdtContent/>
          </w:sdt>
        </w:p>
      </w:sdtContent>
    </w:sdt>
    <w:sdt>
      <w:sdtPr>
        <w:tag w:val="goog_rdk_132"/>
        <w:id w:val="1339269860"/>
      </w:sdtPr>
      <w:sdtEndPr/>
      <w:sdtContent>
        <w:p w14:paraId="3E2CC74A" w14:textId="77777777" w:rsidR="00C34E51" w:rsidRPr="00C34E51" w:rsidRDefault="00686957">
          <w:pPr>
            <w:ind w:left="708" w:hanging="708"/>
            <w:jc w:val="center"/>
            <w:rPr>
              <w:rPrChange w:id="81" w:author="APRENDIZ" w:date="2019-08-06T18:43:00Z">
                <w:rPr>
                  <w:sz w:val="24"/>
                  <w:szCs w:val="24"/>
                </w:rPr>
              </w:rPrChange>
            </w:rPr>
          </w:pPr>
          <w:sdt>
            <w:sdtPr>
              <w:tag w:val="goog_rdk_131"/>
              <w:id w:val="792481418"/>
            </w:sdtPr>
            <w:sdtEndPr/>
            <w:sdtContent/>
          </w:sdt>
        </w:p>
      </w:sdtContent>
    </w:sdt>
    <w:sdt>
      <w:sdtPr>
        <w:tag w:val="goog_rdk_134"/>
        <w:id w:val="1802342304"/>
      </w:sdtPr>
      <w:sdtEndPr/>
      <w:sdtContent>
        <w:p w14:paraId="56E63E32" w14:textId="77777777" w:rsidR="00C34E51" w:rsidRPr="00C34E51" w:rsidRDefault="00686957">
          <w:pPr>
            <w:ind w:left="708" w:hanging="708"/>
            <w:jc w:val="center"/>
            <w:rPr>
              <w:rPrChange w:id="82" w:author="APRENDIZ" w:date="2019-08-06T18:43:00Z">
                <w:rPr>
                  <w:sz w:val="24"/>
                  <w:szCs w:val="24"/>
                </w:rPr>
              </w:rPrChange>
            </w:rPr>
          </w:pPr>
          <w:sdt>
            <w:sdtPr>
              <w:tag w:val="goog_rdk_133"/>
              <w:id w:val="1747222045"/>
            </w:sdtPr>
            <w:sdtEndPr/>
            <w:sdtContent/>
          </w:sdt>
        </w:p>
      </w:sdtContent>
    </w:sdt>
    <w:sdt>
      <w:sdtPr>
        <w:tag w:val="goog_rdk_136"/>
        <w:id w:val="-1118376029"/>
      </w:sdtPr>
      <w:sdtEndPr/>
      <w:sdtContent>
        <w:p w14:paraId="59ECD59C" w14:textId="77777777" w:rsidR="00C34E51" w:rsidRPr="00C34E51" w:rsidRDefault="00B14802">
          <w:pPr>
            <w:jc w:val="center"/>
            <w:rPr>
              <w:rPrChange w:id="83" w:author="APRENDIZ" w:date="2019-08-06T18:43:00Z">
                <w:rPr>
                  <w:sz w:val="24"/>
                  <w:szCs w:val="24"/>
                </w:rPr>
              </w:rPrChange>
            </w:rPr>
          </w:pPr>
          <w:r>
            <w:rPr>
              <w:sz w:val="24"/>
              <w:szCs w:val="24"/>
            </w:rPr>
            <w:t>Bogotá D.C.</w:t>
          </w:r>
          <w:sdt>
            <w:sdtPr>
              <w:tag w:val="goog_rdk_135"/>
              <w:id w:val="1143003315"/>
            </w:sdtPr>
            <w:sdtEndPr/>
            <w:sdtContent/>
          </w:sdt>
        </w:p>
      </w:sdtContent>
    </w:sdt>
    <w:sdt>
      <w:sdtPr>
        <w:tag w:val="goog_rdk_138"/>
        <w:id w:val="226194451"/>
      </w:sdtPr>
      <w:sdtEndPr/>
      <w:sdtContent>
        <w:p w14:paraId="6DCBAC84" w14:textId="77777777" w:rsidR="00C34E51" w:rsidRPr="00C34E51" w:rsidRDefault="00686957">
          <w:pPr>
            <w:jc w:val="both"/>
            <w:rPr>
              <w:rPrChange w:id="84" w:author="APRENDIZ" w:date="2019-08-06T18:43:00Z">
                <w:rPr>
                  <w:sz w:val="24"/>
                  <w:szCs w:val="24"/>
                </w:rPr>
              </w:rPrChange>
            </w:rPr>
            <w:pPrChange w:id="85" w:author="APRENDIZ" w:date="2019-08-06T18:43:00Z">
              <w:pPr>
                <w:jc w:val="center"/>
              </w:pPr>
            </w:pPrChange>
          </w:pPr>
          <w:sdt>
            <w:sdtPr>
              <w:tag w:val="goog_rdk_137"/>
              <w:id w:val="-1555686423"/>
            </w:sdtPr>
            <w:sdtEndPr/>
            <w:sdtContent/>
          </w:sdt>
        </w:p>
      </w:sdtContent>
    </w:sdt>
    <w:sdt>
      <w:sdtPr>
        <w:tag w:val="goog_rdk_140"/>
        <w:id w:val="-594471918"/>
      </w:sdtPr>
      <w:sdtEndPr/>
      <w:sdtContent>
        <w:p w14:paraId="39A644E8" w14:textId="77777777" w:rsidR="00C34E51" w:rsidRPr="00C34E51" w:rsidRDefault="00686957">
          <w:pPr>
            <w:jc w:val="both"/>
            <w:rPr>
              <w:rPrChange w:id="86" w:author="APRENDIZ" w:date="2019-08-06T18:43:00Z">
                <w:rPr>
                  <w:sz w:val="24"/>
                  <w:szCs w:val="24"/>
                </w:rPr>
              </w:rPrChange>
            </w:rPr>
            <w:pPrChange w:id="87" w:author="APRENDIZ" w:date="2019-08-06T18:43:00Z">
              <w:pPr>
                <w:jc w:val="center"/>
              </w:pPr>
            </w:pPrChange>
          </w:pPr>
          <w:sdt>
            <w:sdtPr>
              <w:tag w:val="goog_rdk_139"/>
              <w:id w:val="1625733391"/>
            </w:sdtPr>
            <w:sdtEndPr/>
            <w:sdtContent/>
          </w:sdt>
        </w:p>
      </w:sdtContent>
    </w:sdt>
    <w:sdt>
      <w:sdtPr>
        <w:tag w:val="goog_rdk_143"/>
        <w:id w:val="-1894658625"/>
      </w:sdtPr>
      <w:sdtEndPr/>
      <w:sdtContent>
        <w:p w14:paraId="3AAE42FC" w14:textId="77777777" w:rsidR="00C34E51" w:rsidRDefault="00686957">
          <w:pPr>
            <w:jc w:val="both"/>
            <w:rPr>
              <w:ins w:id="88" w:author="APRENDIZ" w:date="2019-08-14T19:20:00Z"/>
            </w:rPr>
          </w:pPr>
          <w:sdt>
            <w:sdtPr>
              <w:tag w:val="goog_rdk_142"/>
              <w:id w:val="970331777"/>
            </w:sdtPr>
            <w:sdtEndPr/>
            <w:sdtContent/>
          </w:sdt>
        </w:p>
      </w:sdtContent>
    </w:sdt>
    <w:sdt>
      <w:sdtPr>
        <w:tag w:val="goog_rdk_145"/>
        <w:id w:val="-57862021"/>
      </w:sdtPr>
      <w:sdtEndPr/>
      <w:sdtContent>
        <w:p w14:paraId="4A4C9B0F" w14:textId="77777777" w:rsidR="00C34E51" w:rsidRPr="00C34E51" w:rsidRDefault="00686957">
          <w:pPr>
            <w:jc w:val="both"/>
            <w:rPr>
              <w:rPrChange w:id="89" w:author="APRENDIZ" w:date="2019-08-06T18:43:00Z">
                <w:rPr>
                  <w:sz w:val="24"/>
                  <w:szCs w:val="24"/>
                </w:rPr>
              </w:rPrChange>
            </w:rPr>
            <w:pPrChange w:id="90" w:author="APRENDIZ" w:date="2019-08-06T18:43:00Z">
              <w:pPr>
                <w:jc w:val="center"/>
              </w:pPr>
            </w:pPrChange>
          </w:pPr>
          <w:sdt>
            <w:sdtPr>
              <w:tag w:val="goog_rdk_144"/>
              <w:id w:val="2037690386"/>
            </w:sdtPr>
            <w:sdtEndPr/>
            <w:sdtContent/>
          </w:sdt>
        </w:p>
      </w:sdtContent>
    </w:sdt>
    <w:sdt>
      <w:sdtPr>
        <w:tag w:val="goog_rdk_147"/>
        <w:id w:val="170764264"/>
      </w:sdtPr>
      <w:sdtEndPr/>
      <w:sdtContent>
        <w:p w14:paraId="77E55C4C" w14:textId="77777777" w:rsidR="00C34E51" w:rsidRPr="00C34E51" w:rsidRDefault="00B14802">
          <w:pPr>
            <w:keepNext/>
            <w:keepLines/>
            <w:pBdr>
              <w:top w:val="nil"/>
              <w:left w:val="nil"/>
              <w:bottom w:val="nil"/>
              <w:right w:val="nil"/>
              <w:between w:val="nil"/>
            </w:pBdr>
            <w:spacing w:before="240" w:line="259" w:lineRule="auto"/>
            <w:jc w:val="both"/>
            <w:rPr>
              <w:rPrChange w:id="91" w:author="APRENDIZ" w:date="2019-08-06T18:43:00Z">
                <w:rPr>
                  <w:color w:val="366091"/>
                  <w:sz w:val="24"/>
                  <w:szCs w:val="24"/>
                </w:rPr>
              </w:rPrChange>
            </w:rPr>
            <w:pPrChange w:id="92" w:author="APRENDIZ" w:date="2019-08-06T18:43:00Z">
              <w:pPr>
                <w:keepNext/>
                <w:keepLines/>
                <w:pBdr>
                  <w:top w:val="nil"/>
                  <w:left w:val="nil"/>
                  <w:bottom w:val="nil"/>
                  <w:right w:val="nil"/>
                  <w:between w:val="nil"/>
                </w:pBdr>
                <w:spacing w:before="240" w:line="259" w:lineRule="auto"/>
              </w:pPr>
            </w:pPrChange>
          </w:pPr>
          <w:r>
            <w:rPr>
              <w:color w:val="366091"/>
              <w:sz w:val="24"/>
              <w:szCs w:val="24"/>
            </w:rPr>
            <w:t>Contenido</w:t>
          </w:r>
          <w:sdt>
            <w:sdtPr>
              <w:tag w:val="goog_rdk_146"/>
              <w:id w:val="2045251310"/>
            </w:sdtPr>
            <w:sdtEndPr/>
            <w:sdtContent/>
          </w:sdt>
        </w:p>
      </w:sdtContent>
    </w:sdt>
    <w:sdt>
      <w:sdtPr>
        <w:id w:val="-1058392168"/>
        <w:docPartObj>
          <w:docPartGallery w:val="Table of Contents"/>
          <w:docPartUnique/>
        </w:docPartObj>
      </w:sdtPr>
      <w:sdtEndPr/>
      <w:sdtContent>
        <w:p w14:paraId="3512C53F" w14:textId="77777777" w:rsidR="00C34E51" w:rsidRDefault="00686957">
          <w:pPr>
            <w:widowControl w:val="0"/>
            <w:pBdr>
              <w:top w:val="nil"/>
              <w:left w:val="nil"/>
              <w:bottom w:val="nil"/>
              <w:right w:val="nil"/>
              <w:between w:val="nil"/>
            </w:pBdr>
            <w:rPr>
              <w:b/>
              <w:sz w:val="24"/>
              <w:szCs w:val="24"/>
            </w:rPr>
          </w:pPr>
          <w:r>
            <w:fldChar w:fldCharType="begin"/>
          </w:r>
          <w:r>
            <w:instrText xml:space="preserve"> TOC \h \u \z </w:instrText>
          </w:r>
          <w:r>
            <w:fldChar w:fldCharType="separate"/>
          </w:r>
          <w:r w:rsidR="00B14802">
            <w:rPr>
              <w:b/>
              <w:sz w:val="24"/>
              <w:szCs w:val="24"/>
            </w:rPr>
            <w:t>No se encontraron entradas de tabla de contenido.</w:t>
          </w:r>
          <w:r>
            <w:rPr>
              <w:b/>
              <w:sz w:val="24"/>
              <w:szCs w:val="24"/>
            </w:rPr>
            <w:fldChar w:fldCharType="end"/>
          </w:r>
        </w:p>
      </w:sdtContent>
    </w:sdt>
    <w:bookmarkStart w:id="93" w:name="_heading=h.1fob9te" w:colFirst="0" w:colLast="0" w:displacedByCustomXml="next"/>
    <w:bookmarkEnd w:id="93" w:displacedByCustomXml="next"/>
    <w:sdt>
      <w:sdtPr>
        <w:tag w:val="goog_rdk_149"/>
        <w:id w:val="-1257597356"/>
      </w:sdtPr>
      <w:sdtEndPr/>
      <w:sdtContent>
        <w:p w14:paraId="2C25E29F" w14:textId="77777777" w:rsidR="00C34E51" w:rsidRPr="00C34E51" w:rsidRDefault="00686957">
          <w:pPr>
            <w:widowControl w:val="0"/>
            <w:pBdr>
              <w:top w:val="nil"/>
              <w:left w:val="nil"/>
              <w:bottom w:val="nil"/>
              <w:right w:val="nil"/>
              <w:between w:val="nil"/>
            </w:pBdr>
            <w:jc w:val="both"/>
            <w:rPr>
              <w:rPrChange w:id="94" w:author="APRENDIZ" w:date="2019-08-06T18:43:00Z">
                <w:rPr>
                  <w:b/>
                  <w:sz w:val="24"/>
                  <w:szCs w:val="24"/>
                </w:rPr>
              </w:rPrChange>
            </w:rPr>
            <w:pPrChange w:id="95" w:author="APRENDIZ" w:date="2019-08-06T18:43:00Z">
              <w:pPr>
                <w:widowControl w:val="0"/>
                <w:pBdr>
                  <w:top w:val="nil"/>
                  <w:left w:val="nil"/>
                  <w:bottom w:val="nil"/>
                  <w:right w:val="nil"/>
                  <w:between w:val="nil"/>
                </w:pBdr>
              </w:pPr>
            </w:pPrChange>
          </w:pPr>
          <w:sdt>
            <w:sdtPr>
              <w:tag w:val="goog_rdk_148"/>
              <w:id w:val="18823515"/>
            </w:sdtPr>
            <w:sdtEndPr/>
            <w:sdtContent/>
          </w:sdt>
        </w:p>
      </w:sdtContent>
    </w:sdt>
    <w:sdt>
      <w:sdtPr>
        <w:tag w:val="goog_rdk_150"/>
        <w:id w:val="1935785131"/>
      </w:sdtPr>
      <w:sdtEndPr/>
      <w:sdtContent>
        <w:p w14:paraId="4473B458" w14:textId="77777777" w:rsidR="00C34E51" w:rsidRPr="00C34E51" w:rsidRDefault="00686957">
          <w:pPr>
            <w:jc w:val="both"/>
            <w:rPr>
              <w:rPrChange w:id="96" w:author="APRENDIZ" w:date="2019-08-06T18:43:00Z">
                <w:rPr>
                  <w:sz w:val="24"/>
                  <w:szCs w:val="24"/>
                </w:rPr>
              </w:rPrChange>
            </w:rPr>
            <w:pPrChange w:id="97" w:author="APRENDIZ" w:date="2019-08-06T18:43:00Z">
              <w:pPr/>
            </w:pPrChange>
          </w:pPr>
        </w:p>
      </w:sdtContent>
    </w:sdt>
    <w:sdt>
      <w:sdtPr>
        <w:tag w:val="goog_rdk_152"/>
        <w:id w:val="583650743"/>
      </w:sdtPr>
      <w:sdtEndPr/>
      <w:sdtContent>
        <w:p w14:paraId="25DA71DB" w14:textId="77777777" w:rsidR="00C34E51" w:rsidRPr="00C34E51" w:rsidRDefault="00686957">
          <w:pPr>
            <w:jc w:val="both"/>
            <w:rPr>
              <w:rPrChange w:id="98" w:author="APRENDIZ" w:date="2019-08-06T18:43:00Z">
                <w:rPr>
                  <w:sz w:val="24"/>
                  <w:szCs w:val="24"/>
                </w:rPr>
              </w:rPrChange>
            </w:rPr>
            <w:pPrChange w:id="99" w:author="APRENDIZ" w:date="2019-08-06T18:43:00Z">
              <w:pPr>
                <w:jc w:val="center"/>
              </w:pPr>
            </w:pPrChange>
          </w:pPr>
          <w:sdt>
            <w:sdtPr>
              <w:tag w:val="goog_rdk_151"/>
              <w:id w:val="1069923218"/>
            </w:sdtPr>
            <w:sdtEndPr/>
            <w:sdtContent/>
          </w:sdt>
        </w:p>
      </w:sdtContent>
    </w:sdt>
    <w:sdt>
      <w:sdtPr>
        <w:tag w:val="goog_rdk_154"/>
        <w:id w:val="442587810"/>
      </w:sdtPr>
      <w:sdtEndPr/>
      <w:sdtContent>
        <w:p w14:paraId="484EA8E3" w14:textId="77777777" w:rsidR="00C34E51" w:rsidRPr="00C34E51" w:rsidRDefault="00686957">
          <w:pPr>
            <w:jc w:val="both"/>
            <w:rPr>
              <w:rPrChange w:id="100" w:author="APRENDIZ" w:date="2019-08-06T18:43:00Z">
                <w:rPr>
                  <w:sz w:val="24"/>
                  <w:szCs w:val="24"/>
                </w:rPr>
              </w:rPrChange>
            </w:rPr>
            <w:pPrChange w:id="101" w:author="APRENDIZ" w:date="2019-08-06T18:43:00Z">
              <w:pPr>
                <w:jc w:val="center"/>
              </w:pPr>
            </w:pPrChange>
          </w:pPr>
          <w:sdt>
            <w:sdtPr>
              <w:tag w:val="goog_rdk_153"/>
              <w:id w:val="1026288720"/>
            </w:sdtPr>
            <w:sdtEndPr/>
            <w:sdtContent/>
          </w:sdt>
        </w:p>
      </w:sdtContent>
    </w:sdt>
    <w:sdt>
      <w:sdtPr>
        <w:tag w:val="goog_rdk_156"/>
        <w:id w:val="-1235311743"/>
      </w:sdtPr>
      <w:sdtEndPr/>
      <w:sdtContent>
        <w:p w14:paraId="0CB1ED80" w14:textId="77777777" w:rsidR="00C34E51" w:rsidRPr="00C34E51" w:rsidRDefault="00686957">
          <w:pPr>
            <w:jc w:val="both"/>
            <w:rPr>
              <w:rPrChange w:id="102" w:author="APRENDIZ" w:date="2019-08-06T18:43:00Z">
                <w:rPr>
                  <w:sz w:val="24"/>
                  <w:szCs w:val="24"/>
                </w:rPr>
              </w:rPrChange>
            </w:rPr>
            <w:pPrChange w:id="103" w:author="APRENDIZ" w:date="2019-08-06T18:43:00Z">
              <w:pPr>
                <w:jc w:val="center"/>
              </w:pPr>
            </w:pPrChange>
          </w:pPr>
          <w:sdt>
            <w:sdtPr>
              <w:tag w:val="goog_rdk_155"/>
              <w:id w:val="1065607281"/>
            </w:sdtPr>
            <w:sdtEndPr/>
            <w:sdtContent/>
          </w:sdt>
        </w:p>
      </w:sdtContent>
    </w:sdt>
    <w:sdt>
      <w:sdtPr>
        <w:tag w:val="goog_rdk_158"/>
        <w:id w:val="10190791"/>
      </w:sdtPr>
      <w:sdtEndPr/>
      <w:sdtContent>
        <w:p w14:paraId="20F10398" w14:textId="77777777" w:rsidR="00C34E51" w:rsidRPr="00C34E51" w:rsidRDefault="00686957">
          <w:pPr>
            <w:jc w:val="both"/>
            <w:rPr>
              <w:rPrChange w:id="104" w:author="APRENDIZ" w:date="2019-08-06T18:43:00Z">
                <w:rPr>
                  <w:sz w:val="24"/>
                  <w:szCs w:val="24"/>
                </w:rPr>
              </w:rPrChange>
            </w:rPr>
            <w:pPrChange w:id="105" w:author="APRENDIZ" w:date="2019-08-06T18:43:00Z">
              <w:pPr>
                <w:jc w:val="center"/>
              </w:pPr>
            </w:pPrChange>
          </w:pPr>
          <w:sdt>
            <w:sdtPr>
              <w:tag w:val="goog_rdk_157"/>
              <w:id w:val="-20939171"/>
            </w:sdtPr>
            <w:sdtEndPr/>
            <w:sdtContent/>
          </w:sdt>
        </w:p>
      </w:sdtContent>
    </w:sdt>
    <w:sdt>
      <w:sdtPr>
        <w:tag w:val="goog_rdk_160"/>
        <w:id w:val="-1894652402"/>
      </w:sdtPr>
      <w:sdtEndPr/>
      <w:sdtContent>
        <w:p w14:paraId="5923AB9E" w14:textId="77777777" w:rsidR="00C34E51" w:rsidRPr="00C34E51" w:rsidRDefault="00686957">
          <w:pPr>
            <w:jc w:val="both"/>
            <w:rPr>
              <w:rPrChange w:id="106" w:author="APRENDIZ" w:date="2019-08-06T18:43:00Z">
                <w:rPr>
                  <w:sz w:val="24"/>
                  <w:szCs w:val="24"/>
                </w:rPr>
              </w:rPrChange>
            </w:rPr>
            <w:pPrChange w:id="107" w:author="APRENDIZ" w:date="2019-08-06T18:43:00Z">
              <w:pPr>
                <w:jc w:val="center"/>
              </w:pPr>
            </w:pPrChange>
          </w:pPr>
          <w:sdt>
            <w:sdtPr>
              <w:tag w:val="goog_rdk_159"/>
              <w:id w:val="1600139750"/>
            </w:sdtPr>
            <w:sdtEndPr/>
            <w:sdtContent/>
          </w:sdt>
        </w:p>
      </w:sdtContent>
    </w:sdt>
    <w:sdt>
      <w:sdtPr>
        <w:tag w:val="goog_rdk_162"/>
        <w:id w:val="-328995960"/>
      </w:sdtPr>
      <w:sdtEndPr/>
      <w:sdtContent>
        <w:p w14:paraId="487BBE97" w14:textId="77777777" w:rsidR="00C34E51" w:rsidRPr="00C34E51" w:rsidRDefault="00686957">
          <w:pPr>
            <w:jc w:val="both"/>
            <w:rPr>
              <w:rPrChange w:id="108" w:author="APRENDIZ" w:date="2019-08-06T18:43:00Z">
                <w:rPr>
                  <w:sz w:val="24"/>
                  <w:szCs w:val="24"/>
                </w:rPr>
              </w:rPrChange>
            </w:rPr>
            <w:pPrChange w:id="109" w:author="APRENDIZ" w:date="2019-08-06T18:43:00Z">
              <w:pPr>
                <w:jc w:val="center"/>
              </w:pPr>
            </w:pPrChange>
          </w:pPr>
          <w:sdt>
            <w:sdtPr>
              <w:tag w:val="goog_rdk_161"/>
              <w:id w:val="191882865"/>
            </w:sdtPr>
            <w:sdtEndPr/>
            <w:sdtContent/>
          </w:sdt>
        </w:p>
      </w:sdtContent>
    </w:sdt>
    <w:sdt>
      <w:sdtPr>
        <w:tag w:val="goog_rdk_164"/>
        <w:id w:val="760259996"/>
      </w:sdtPr>
      <w:sdtEndPr/>
      <w:sdtContent>
        <w:p w14:paraId="4E4B79CD" w14:textId="77777777" w:rsidR="00C34E51" w:rsidRPr="00C34E51" w:rsidRDefault="00686957">
          <w:pPr>
            <w:jc w:val="both"/>
            <w:rPr>
              <w:rPrChange w:id="110" w:author="APRENDIZ" w:date="2019-08-06T18:43:00Z">
                <w:rPr>
                  <w:sz w:val="24"/>
                  <w:szCs w:val="24"/>
                </w:rPr>
              </w:rPrChange>
            </w:rPr>
            <w:pPrChange w:id="111" w:author="APRENDIZ" w:date="2019-08-06T18:43:00Z">
              <w:pPr>
                <w:jc w:val="center"/>
              </w:pPr>
            </w:pPrChange>
          </w:pPr>
          <w:sdt>
            <w:sdtPr>
              <w:tag w:val="goog_rdk_163"/>
              <w:id w:val="869039002"/>
            </w:sdtPr>
            <w:sdtEndPr/>
            <w:sdtContent/>
          </w:sdt>
        </w:p>
      </w:sdtContent>
    </w:sdt>
    <w:sdt>
      <w:sdtPr>
        <w:tag w:val="goog_rdk_166"/>
        <w:id w:val="112728049"/>
      </w:sdtPr>
      <w:sdtEndPr/>
      <w:sdtContent>
        <w:p w14:paraId="408C8A3C" w14:textId="77777777" w:rsidR="00C34E51" w:rsidRPr="00C34E51" w:rsidRDefault="00686957">
          <w:pPr>
            <w:jc w:val="both"/>
            <w:rPr>
              <w:rPrChange w:id="112" w:author="APRENDIZ" w:date="2019-08-06T18:43:00Z">
                <w:rPr>
                  <w:sz w:val="24"/>
                  <w:szCs w:val="24"/>
                </w:rPr>
              </w:rPrChange>
            </w:rPr>
            <w:pPrChange w:id="113" w:author="APRENDIZ" w:date="2019-08-06T18:43:00Z">
              <w:pPr>
                <w:jc w:val="center"/>
              </w:pPr>
            </w:pPrChange>
          </w:pPr>
          <w:sdt>
            <w:sdtPr>
              <w:tag w:val="goog_rdk_165"/>
              <w:id w:val="-1043055176"/>
            </w:sdtPr>
            <w:sdtEndPr/>
            <w:sdtContent/>
          </w:sdt>
        </w:p>
      </w:sdtContent>
    </w:sdt>
    <w:sdt>
      <w:sdtPr>
        <w:tag w:val="goog_rdk_168"/>
        <w:id w:val="-1600486818"/>
      </w:sdtPr>
      <w:sdtEndPr/>
      <w:sdtContent>
        <w:p w14:paraId="6A9FF4B0" w14:textId="77777777" w:rsidR="00C34E51" w:rsidRPr="00C34E51" w:rsidRDefault="00686957">
          <w:pPr>
            <w:jc w:val="both"/>
            <w:rPr>
              <w:rPrChange w:id="114" w:author="APRENDIZ" w:date="2019-08-06T18:43:00Z">
                <w:rPr>
                  <w:sz w:val="24"/>
                  <w:szCs w:val="24"/>
                </w:rPr>
              </w:rPrChange>
            </w:rPr>
            <w:pPrChange w:id="115" w:author="APRENDIZ" w:date="2019-08-06T18:43:00Z">
              <w:pPr>
                <w:jc w:val="center"/>
              </w:pPr>
            </w:pPrChange>
          </w:pPr>
          <w:sdt>
            <w:sdtPr>
              <w:tag w:val="goog_rdk_167"/>
              <w:id w:val="-1269465890"/>
            </w:sdtPr>
            <w:sdtEndPr/>
            <w:sdtContent/>
          </w:sdt>
        </w:p>
      </w:sdtContent>
    </w:sdt>
    <w:sdt>
      <w:sdtPr>
        <w:tag w:val="goog_rdk_170"/>
        <w:id w:val="1098525488"/>
      </w:sdtPr>
      <w:sdtEndPr/>
      <w:sdtContent>
        <w:p w14:paraId="157AFC6D" w14:textId="77777777" w:rsidR="00C34E51" w:rsidRPr="00C34E51" w:rsidRDefault="00686957">
          <w:pPr>
            <w:jc w:val="both"/>
            <w:rPr>
              <w:rPrChange w:id="116" w:author="APRENDIZ" w:date="2019-08-06T18:43:00Z">
                <w:rPr>
                  <w:sz w:val="24"/>
                  <w:szCs w:val="24"/>
                </w:rPr>
              </w:rPrChange>
            </w:rPr>
            <w:pPrChange w:id="117" w:author="APRENDIZ" w:date="2019-08-06T18:43:00Z">
              <w:pPr>
                <w:jc w:val="center"/>
              </w:pPr>
            </w:pPrChange>
          </w:pPr>
          <w:sdt>
            <w:sdtPr>
              <w:tag w:val="goog_rdk_169"/>
              <w:id w:val="-1563548566"/>
            </w:sdtPr>
            <w:sdtEndPr/>
            <w:sdtContent/>
          </w:sdt>
        </w:p>
      </w:sdtContent>
    </w:sdt>
    <w:sdt>
      <w:sdtPr>
        <w:tag w:val="goog_rdk_172"/>
        <w:id w:val="1171371973"/>
      </w:sdtPr>
      <w:sdtEndPr/>
      <w:sdtContent>
        <w:p w14:paraId="2A329812" w14:textId="77777777" w:rsidR="00C34E51" w:rsidRPr="00C34E51" w:rsidRDefault="00686957">
          <w:pPr>
            <w:jc w:val="both"/>
            <w:rPr>
              <w:rPrChange w:id="118" w:author="APRENDIZ" w:date="2019-08-06T18:43:00Z">
                <w:rPr>
                  <w:sz w:val="24"/>
                  <w:szCs w:val="24"/>
                </w:rPr>
              </w:rPrChange>
            </w:rPr>
            <w:pPrChange w:id="119" w:author="APRENDIZ" w:date="2019-08-06T18:43:00Z">
              <w:pPr>
                <w:jc w:val="center"/>
              </w:pPr>
            </w:pPrChange>
          </w:pPr>
          <w:sdt>
            <w:sdtPr>
              <w:tag w:val="goog_rdk_171"/>
              <w:id w:val="431101033"/>
            </w:sdtPr>
            <w:sdtEndPr/>
            <w:sdtContent/>
          </w:sdt>
        </w:p>
      </w:sdtContent>
    </w:sdt>
    <w:sdt>
      <w:sdtPr>
        <w:tag w:val="goog_rdk_174"/>
        <w:id w:val="625511855"/>
      </w:sdtPr>
      <w:sdtEndPr/>
      <w:sdtContent>
        <w:p w14:paraId="7200C666" w14:textId="77777777" w:rsidR="00C34E51" w:rsidRPr="00C34E51" w:rsidRDefault="00686957">
          <w:pPr>
            <w:jc w:val="both"/>
            <w:rPr>
              <w:rPrChange w:id="120" w:author="APRENDIZ" w:date="2019-08-06T18:43:00Z">
                <w:rPr>
                  <w:sz w:val="24"/>
                  <w:szCs w:val="24"/>
                </w:rPr>
              </w:rPrChange>
            </w:rPr>
            <w:pPrChange w:id="121" w:author="APRENDIZ" w:date="2019-08-06T18:43:00Z">
              <w:pPr>
                <w:jc w:val="center"/>
              </w:pPr>
            </w:pPrChange>
          </w:pPr>
          <w:sdt>
            <w:sdtPr>
              <w:tag w:val="goog_rdk_173"/>
              <w:id w:val="1737824604"/>
            </w:sdtPr>
            <w:sdtEndPr/>
            <w:sdtContent/>
          </w:sdt>
        </w:p>
      </w:sdtContent>
    </w:sdt>
    <w:sdt>
      <w:sdtPr>
        <w:tag w:val="goog_rdk_176"/>
        <w:id w:val="869734146"/>
      </w:sdtPr>
      <w:sdtEndPr/>
      <w:sdtContent>
        <w:p w14:paraId="22C82B6C" w14:textId="77777777" w:rsidR="00C34E51" w:rsidRPr="00C34E51" w:rsidRDefault="00686957">
          <w:pPr>
            <w:jc w:val="both"/>
            <w:rPr>
              <w:rPrChange w:id="122" w:author="APRENDIZ" w:date="2019-08-06T18:43:00Z">
                <w:rPr>
                  <w:sz w:val="24"/>
                  <w:szCs w:val="24"/>
                </w:rPr>
              </w:rPrChange>
            </w:rPr>
            <w:pPrChange w:id="123" w:author="APRENDIZ" w:date="2019-08-06T18:43:00Z">
              <w:pPr>
                <w:jc w:val="center"/>
              </w:pPr>
            </w:pPrChange>
          </w:pPr>
          <w:sdt>
            <w:sdtPr>
              <w:tag w:val="goog_rdk_175"/>
              <w:id w:val="-1029482890"/>
            </w:sdtPr>
            <w:sdtEndPr/>
            <w:sdtContent/>
          </w:sdt>
        </w:p>
      </w:sdtContent>
    </w:sdt>
    <w:sdt>
      <w:sdtPr>
        <w:tag w:val="goog_rdk_178"/>
        <w:id w:val="-1525167963"/>
      </w:sdtPr>
      <w:sdtEndPr/>
      <w:sdtContent>
        <w:p w14:paraId="74368527" w14:textId="77777777" w:rsidR="00C34E51" w:rsidRPr="00C34E51" w:rsidRDefault="00686957">
          <w:pPr>
            <w:jc w:val="both"/>
            <w:rPr>
              <w:rPrChange w:id="124" w:author="APRENDIZ" w:date="2019-08-06T18:43:00Z">
                <w:rPr>
                  <w:sz w:val="24"/>
                  <w:szCs w:val="24"/>
                </w:rPr>
              </w:rPrChange>
            </w:rPr>
            <w:pPrChange w:id="125" w:author="APRENDIZ" w:date="2019-08-06T18:43:00Z">
              <w:pPr>
                <w:jc w:val="center"/>
              </w:pPr>
            </w:pPrChange>
          </w:pPr>
          <w:sdt>
            <w:sdtPr>
              <w:tag w:val="goog_rdk_177"/>
              <w:id w:val="-327985817"/>
            </w:sdtPr>
            <w:sdtEndPr/>
            <w:sdtContent/>
          </w:sdt>
        </w:p>
      </w:sdtContent>
    </w:sdt>
    <w:sdt>
      <w:sdtPr>
        <w:tag w:val="goog_rdk_180"/>
        <w:id w:val="-662390736"/>
      </w:sdtPr>
      <w:sdtEndPr/>
      <w:sdtContent>
        <w:p w14:paraId="6A9F2ED6" w14:textId="77777777" w:rsidR="00C34E51" w:rsidRPr="00C34E51" w:rsidRDefault="00686957">
          <w:pPr>
            <w:jc w:val="both"/>
            <w:rPr>
              <w:rPrChange w:id="126" w:author="APRENDIZ" w:date="2019-08-06T18:43:00Z">
                <w:rPr>
                  <w:sz w:val="24"/>
                  <w:szCs w:val="24"/>
                </w:rPr>
              </w:rPrChange>
            </w:rPr>
            <w:pPrChange w:id="127" w:author="APRENDIZ" w:date="2019-08-06T18:43:00Z">
              <w:pPr>
                <w:jc w:val="center"/>
              </w:pPr>
            </w:pPrChange>
          </w:pPr>
          <w:sdt>
            <w:sdtPr>
              <w:tag w:val="goog_rdk_179"/>
              <w:id w:val="-802389596"/>
            </w:sdtPr>
            <w:sdtEndPr/>
            <w:sdtContent/>
          </w:sdt>
        </w:p>
      </w:sdtContent>
    </w:sdt>
    <w:sdt>
      <w:sdtPr>
        <w:tag w:val="goog_rdk_182"/>
        <w:id w:val="1283461194"/>
      </w:sdtPr>
      <w:sdtEndPr/>
      <w:sdtContent>
        <w:p w14:paraId="77D4C9BD" w14:textId="77777777" w:rsidR="00C34E51" w:rsidRPr="00C34E51" w:rsidRDefault="00686957">
          <w:pPr>
            <w:jc w:val="both"/>
            <w:rPr>
              <w:rPrChange w:id="128" w:author="APRENDIZ" w:date="2019-08-06T18:43:00Z">
                <w:rPr>
                  <w:sz w:val="24"/>
                  <w:szCs w:val="24"/>
                </w:rPr>
              </w:rPrChange>
            </w:rPr>
            <w:pPrChange w:id="129" w:author="APRENDIZ" w:date="2019-08-06T18:43:00Z">
              <w:pPr>
                <w:jc w:val="center"/>
              </w:pPr>
            </w:pPrChange>
          </w:pPr>
          <w:sdt>
            <w:sdtPr>
              <w:tag w:val="goog_rdk_181"/>
              <w:id w:val="1710913211"/>
            </w:sdtPr>
            <w:sdtEndPr/>
            <w:sdtContent/>
          </w:sdt>
        </w:p>
      </w:sdtContent>
    </w:sdt>
    <w:sdt>
      <w:sdtPr>
        <w:tag w:val="goog_rdk_184"/>
        <w:id w:val="1646088925"/>
      </w:sdtPr>
      <w:sdtEndPr/>
      <w:sdtContent>
        <w:p w14:paraId="394C5D7C" w14:textId="77777777" w:rsidR="00C34E51" w:rsidRPr="00C34E51" w:rsidRDefault="00686957">
          <w:pPr>
            <w:jc w:val="both"/>
            <w:rPr>
              <w:rPrChange w:id="130" w:author="APRENDIZ" w:date="2019-08-06T18:43:00Z">
                <w:rPr>
                  <w:sz w:val="24"/>
                  <w:szCs w:val="24"/>
                </w:rPr>
              </w:rPrChange>
            </w:rPr>
            <w:pPrChange w:id="131" w:author="APRENDIZ" w:date="2019-08-06T18:43:00Z">
              <w:pPr>
                <w:jc w:val="center"/>
              </w:pPr>
            </w:pPrChange>
          </w:pPr>
          <w:sdt>
            <w:sdtPr>
              <w:tag w:val="goog_rdk_183"/>
              <w:id w:val="1056743477"/>
            </w:sdtPr>
            <w:sdtEndPr/>
            <w:sdtContent/>
          </w:sdt>
        </w:p>
      </w:sdtContent>
    </w:sdt>
    <w:sdt>
      <w:sdtPr>
        <w:tag w:val="goog_rdk_186"/>
        <w:id w:val="1189106413"/>
      </w:sdtPr>
      <w:sdtEndPr/>
      <w:sdtContent>
        <w:p w14:paraId="41AB2168" w14:textId="77777777" w:rsidR="00C34E51" w:rsidRPr="00C34E51" w:rsidRDefault="00686957">
          <w:pPr>
            <w:jc w:val="both"/>
            <w:rPr>
              <w:rPrChange w:id="132" w:author="APRENDIZ" w:date="2019-08-06T18:43:00Z">
                <w:rPr>
                  <w:sz w:val="24"/>
                  <w:szCs w:val="24"/>
                </w:rPr>
              </w:rPrChange>
            </w:rPr>
            <w:pPrChange w:id="133" w:author="APRENDIZ" w:date="2019-08-06T18:43:00Z">
              <w:pPr>
                <w:jc w:val="center"/>
              </w:pPr>
            </w:pPrChange>
          </w:pPr>
          <w:sdt>
            <w:sdtPr>
              <w:tag w:val="goog_rdk_185"/>
              <w:id w:val="997616952"/>
            </w:sdtPr>
            <w:sdtEndPr/>
            <w:sdtContent/>
          </w:sdt>
        </w:p>
      </w:sdtContent>
    </w:sdt>
    <w:sdt>
      <w:sdtPr>
        <w:tag w:val="goog_rdk_188"/>
        <w:id w:val="-1737627604"/>
      </w:sdtPr>
      <w:sdtEndPr/>
      <w:sdtContent>
        <w:p w14:paraId="5D2D77EF" w14:textId="77777777" w:rsidR="00C34E51" w:rsidRPr="00C34E51" w:rsidRDefault="00686957">
          <w:pPr>
            <w:jc w:val="both"/>
            <w:rPr>
              <w:rPrChange w:id="134" w:author="APRENDIZ" w:date="2019-08-06T18:43:00Z">
                <w:rPr>
                  <w:sz w:val="24"/>
                  <w:szCs w:val="24"/>
                </w:rPr>
              </w:rPrChange>
            </w:rPr>
            <w:pPrChange w:id="135" w:author="APRENDIZ" w:date="2019-08-06T18:43:00Z">
              <w:pPr>
                <w:jc w:val="center"/>
              </w:pPr>
            </w:pPrChange>
          </w:pPr>
          <w:sdt>
            <w:sdtPr>
              <w:tag w:val="goog_rdk_187"/>
              <w:id w:val="-1240403541"/>
            </w:sdtPr>
            <w:sdtEndPr/>
            <w:sdtContent/>
          </w:sdt>
        </w:p>
      </w:sdtContent>
    </w:sdt>
    <w:sdt>
      <w:sdtPr>
        <w:tag w:val="goog_rdk_190"/>
        <w:id w:val="347615905"/>
      </w:sdtPr>
      <w:sdtEndPr/>
      <w:sdtContent>
        <w:p w14:paraId="345EEDE8" w14:textId="77777777" w:rsidR="00C34E51" w:rsidRPr="00C34E51" w:rsidRDefault="00686957">
          <w:pPr>
            <w:jc w:val="both"/>
            <w:rPr>
              <w:rPrChange w:id="136" w:author="APRENDIZ" w:date="2019-08-06T18:43:00Z">
                <w:rPr>
                  <w:sz w:val="24"/>
                  <w:szCs w:val="24"/>
                </w:rPr>
              </w:rPrChange>
            </w:rPr>
            <w:pPrChange w:id="137" w:author="APRENDIZ" w:date="2019-08-06T18:43:00Z">
              <w:pPr>
                <w:jc w:val="center"/>
              </w:pPr>
            </w:pPrChange>
          </w:pPr>
          <w:sdt>
            <w:sdtPr>
              <w:tag w:val="goog_rdk_189"/>
              <w:id w:val="1032847392"/>
            </w:sdtPr>
            <w:sdtEndPr/>
            <w:sdtContent/>
          </w:sdt>
        </w:p>
      </w:sdtContent>
    </w:sdt>
    <w:sdt>
      <w:sdtPr>
        <w:tag w:val="goog_rdk_192"/>
        <w:id w:val="1100615534"/>
      </w:sdtPr>
      <w:sdtEndPr/>
      <w:sdtContent>
        <w:p w14:paraId="38D9AE34" w14:textId="77777777" w:rsidR="00C34E51" w:rsidRPr="00C34E51" w:rsidRDefault="00686957">
          <w:pPr>
            <w:jc w:val="both"/>
            <w:rPr>
              <w:rPrChange w:id="138" w:author="APRENDIZ" w:date="2019-08-06T18:43:00Z">
                <w:rPr>
                  <w:sz w:val="24"/>
                  <w:szCs w:val="24"/>
                </w:rPr>
              </w:rPrChange>
            </w:rPr>
            <w:pPrChange w:id="139" w:author="APRENDIZ" w:date="2019-08-06T18:43:00Z">
              <w:pPr>
                <w:jc w:val="center"/>
              </w:pPr>
            </w:pPrChange>
          </w:pPr>
          <w:sdt>
            <w:sdtPr>
              <w:tag w:val="goog_rdk_191"/>
              <w:id w:val="-1499803780"/>
            </w:sdtPr>
            <w:sdtEndPr/>
            <w:sdtContent/>
          </w:sdt>
        </w:p>
      </w:sdtContent>
    </w:sdt>
    <w:sdt>
      <w:sdtPr>
        <w:tag w:val="goog_rdk_194"/>
        <w:id w:val="1397242564"/>
      </w:sdtPr>
      <w:sdtEndPr/>
      <w:sdtContent>
        <w:p w14:paraId="11FCE154" w14:textId="77777777" w:rsidR="00C34E51" w:rsidRPr="00C34E51" w:rsidRDefault="00686957">
          <w:pPr>
            <w:jc w:val="both"/>
            <w:rPr>
              <w:rPrChange w:id="140" w:author="APRENDIZ" w:date="2019-08-06T18:43:00Z">
                <w:rPr>
                  <w:sz w:val="24"/>
                  <w:szCs w:val="24"/>
                </w:rPr>
              </w:rPrChange>
            </w:rPr>
            <w:pPrChange w:id="141" w:author="APRENDIZ" w:date="2019-08-06T18:43:00Z">
              <w:pPr>
                <w:jc w:val="center"/>
              </w:pPr>
            </w:pPrChange>
          </w:pPr>
          <w:sdt>
            <w:sdtPr>
              <w:tag w:val="goog_rdk_193"/>
              <w:id w:val="732356405"/>
            </w:sdtPr>
            <w:sdtEndPr/>
            <w:sdtContent/>
          </w:sdt>
        </w:p>
      </w:sdtContent>
    </w:sdt>
    <w:sdt>
      <w:sdtPr>
        <w:tag w:val="goog_rdk_196"/>
        <w:id w:val="-47691632"/>
      </w:sdtPr>
      <w:sdtEndPr/>
      <w:sdtContent>
        <w:p w14:paraId="2D5CFE3A" w14:textId="77777777" w:rsidR="00C34E51" w:rsidRPr="00C34E51" w:rsidRDefault="00686957">
          <w:pPr>
            <w:jc w:val="both"/>
            <w:rPr>
              <w:rPrChange w:id="142" w:author="APRENDIZ" w:date="2019-08-06T18:43:00Z">
                <w:rPr>
                  <w:sz w:val="24"/>
                  <w:szCs w:val="24"/>
                </w:rPr>
              </w:rPrChange>
            </w:rPr>
            <w:pPrChange w:id="143" w:author="APRENDIZ" w:date="2019-08-06T18:43:00Z">
              <w:pPr>
                <w:jc w:val="center"/>
              </w:pPr>
            </w:pPrChange>
          </w:pPr>
          <w:sdt>
            <w:sdtPr>
              <w:tag w:val="goog_rdk_195"/>
              <w:id w:val="-1265222850"/>
            </w:sdtPr>
            <w:sdtEndPr/>
            <w:sdtContent/>
          </w:sdt>
        </w:p>
      </w:sdtContent>
    </w:sdt>
    <w:sdt>
      <w:sdtPr>
        <w:tag w:val="goog_rdk_198"/>
        <w:id w:val="1948572773"/>
      </w:sdtPr>
      <w:sdtEndPr/>
      <w:sdtContent>
        <w:p w14:paraId="6391BF13" w14:textId="77777777" w:rsidR="00C34E51" w:rsidRPr="00C34E51" w:rsidRDefault="00686957">
          <w:pPr>
            <w:jc w:val="both"/>
            <w:rPr>
              <w:rPrChange w:id="144" w:author="APRENDIZ" w:date="2019-08-06T18:43:00Z">
                <w:rPr>
                  <w:sz w:val="24"/>
                  <w:szCs w:val="24"/>
                </w:rPr>
              </w:rPrChange>
            </w:rPr>
            <w:pPrChange w:id="145" w:author="APRENDIZ" w:date="2019-08-06T18:43:00Z">
              <w:pPr>
                <w:jc w:val="center"/>
              </w:pPr>
            </w:pPrChange>
          </w:pPr>
          <w:sdt>
            <w:sdtPr>
              <w:tag w:val="goog_rdk_197"/>
              <w:id w:val="542097136"/>
            </w:sdtPr>
            <w:sdtEndPr/>
            <w:sdtContent/>
          </w:sdt>
        </w:p>
      </w:sdtContent>
    </w:sdt>
    <w:sdt>
      <w:sdtPr>
        <w:tag w:val="goog_rdk_200"/>
        <w:id w:val="-278329717"/>
      </w:sdtPr>
      <w:sdtEndPr/>
      <w:sdtContent>
        <w:p w14:paraId="695C2B18" w14:textId="77777777" w:rsidR="00C34E51" w:rsidRPr="00C34E51" w:rsidRDefault="00686957">
          <w:pPr>
            <w:jc w:val="both"/>
            <w:rPr>
              <w:rPrChange w:id="146" w:author="APRENDIZ" w:date="2019-08-06T18:43:00Z">
                <w:rPr>
                  <w:sz w:val="24"/>
                  <w:szCs w:val="24"/>
                </w:rPr>
              </w:rPrChange>
            </w:rPr>
            <w:pPrChange w:id="147" w:author="APRENDIZ" w:date="2019-08-06T18:43:00Z">
              <w:pPr>
                <w:jc w:val="center"/>
              </w:pPr>
            </w:pPrChange>
          </w:pPr>
          <w:sdt>
            <w:sdtPr>
              <w:tag w:val="goog_rdk_199"/>
              <w:id w:val="2078938088"/>
            </w:sdtPr>
            <w:sdtEndPr/>
            <w:sdtContent/>
          </w:sdt>
        </w:p>
      </w:sdtContent>
    </w:sdt>
    <w:sdt>
      <w:sdtPr>
        <w:tag w:val="goog_rdk_202"/>
        <w:id w:val="394475473"/>
      </w:sdtPr>
      <w:sdtEndPr/>
      <w:sdtContent>
        <w:p w14:paraId="0FEE26D7" w14:textId="77777777" w:rsidR="00C34E51" w:rsidRPr="00C34E51" w:rsidRDefault="00686957">
          <w:pPr>
            <w:jc w:val="both"/>
            <w:rPr>
              <w:rPrChange w:id="148" w:author="APRENDIZ" w:date="2019-08-06T18:43:00Z">
                <w:rPr>
                  <w:sz w:val="24"/>
                  <w:szCs w:val="24"/>
                </w:rPr>
              </w:rPrChange>
            </w:rPr>
            <w:pPrChange w:id="149" w:author="APRENDIZ" w:date="2019-08-06T18:43:00Z">
              <w:pPr>
                <w:jc w:val="center"/>
              </w:pPr>
            </w:pPrChange>
          </w:pPr>
          <w:sdt>
            <w:sdtPr>
              <w:tag w:val="goog_rdk_201"/>
              <w:id w:val="1264111870"/>
            </w:sdtPr>
            <w:sdtEndPr/>
            <w:sdtContent/>
          </w:sdt>
        </w:p>
      </w:sdtContent>
    </w:sdt>
    <w:sdt>
      <w:sdtPr>
        <w:tag w:val="goog_rdk_204"/>
        <w:id w:val="338735575"/>
      </w:sdtPr>
      <w:sdtEndPr/>
      <w:sdtContent>
        <w:p w14:paraId="3E54C7E5" w14:textId="77777777" w:rsidR="00C34E51" w:rsidRPr="00C34E51" w:rsidRDefault="00686957">
          <w:pPr>
            <w:jc w:val="both"/>
            <w:rPr>
              <w:rPrChange w:id="150" w:author="APRENDIZ" w:date="2019-08-06T18:43:00Z">
                <w:rPr>
                  <w:sz w:val="24"/>
                  <w:szCs w:val="24"/>
                </w:rPr>
              </w:rPrChange>
            </w:rPr>
            <w:pPrChange w:id="151" w:author="APRENDIZ" w:date="2019-08-06T18:43:00Z">
              <w:pPr>
                <w:jc w:val="center"/>
              </w:pPr>
            </w:pPrChange>
          </w:pPr>
          <w:sdt>
            <w:sdtPr>
              <w:tag w:val="goog_rdk_203"/>
              <w:id w:val="-1920858360"/>
            </w:sdtPr>
            <w:sdtEndPr/>
            <w:sdtContent/>
          </w:sdt>
        </w:p>
      </w:sdtContent>
    </w:sdt>
    <w:sdt>
      <w:sdtPr>
        <w:tag w:val="goog_rdk_206"/>
        <w:id w:val="-1982449762"/>
      </w:sdtPr>
      <w:sdtEndPr/>
      <w:sdtContent>
        <w:p w14:paraId="55856219" w14:textId="77777777" w:rsidR="00C34E51" w:rsidRPr="00C34E51" w:rsidRDefault="00686957">
          <w:pPr>
            <w:jc w:val="both"/>
            <w:rPr>
              <w:rPrChange w:id="152" w:author="APRENDIZ" w:date="2019-08-06T18:43:00Z">
                <w:rPr>
                  <w:sz w:val="24"/>
                  <w:szCs w:val="24"/>
                </w:rPr>
              </w:rPrChange>
            </w:rPr>
            <w:pPrChange w:id="153" w:author="APRENDIZ" w:date="2019-08-06T18:43:00Z">
              <w:pPr>
                <w:jc w:val="center"/>
              </w:pPr>
            </w:pPrChange>
          </w:pPr>
          <w:sdt>
            <w:sdtPr>
              <w:tag w:val="goog_rdk_205"/>
              <w:id w:val="154888849"/>
            </w:sdtPr>
            <w:sdtEndPr/>
            <w:sdtContent/>
          </w:sdt>
        </w:p>
      </w:sdtContent>
    </w:sdt>
    <w:sdt>
      <w:sdtPr>
        <w:tag w:val="goog_rdk_208"/>
        <w:id w:val="728416627"/>
      </w:sdtPr>
      <w:sdtEndPr/>
      <w:sdtContent>
        <w:p w14:paraId="791144FA" w14:textId="77777777" w:rsidR="00C34E51" w:rsidRPr="00C34E51" w:rsidRDefault="00686957">
          <w:pPr>
            <w:jc w:val="both"/>
            <w:rPr>
              <w:rPrChange w:id="154" w:author="APRENDIZ" w:date="2019-08-06T18:43:00Z">
                <w:rPr>
                  <w:sz w:val="24"/>
                  <w:szCs w:val="24"/>
                </w:rPr>
              </w:rPrChange>
            </w:rPr>
            <w:pPrChange w:id="155" w:author="APRENDIZ" w:date="2019-08-06T18:43:00Z">
              <w:pPr>
                <w:jc w:val="center"/>
              </w:pPr>
            </w:pPrChange>
          </w:pPr>
          <w:sdt>
            <w:sdtPr>
              <w:tag w:val="goog_rdk_207"/>
              <w:id w:val="-400593916"/>
            </w:sdtPr>
            <w:sdtEndPr/>
            <w:sdtContent/>
          </w:sdt>
        </w:p>
      </w:sdtContent>
    </w:sdt>
    <w:sdt>
      <w:sdtPr>
        <w:tag w:val="goog_rdk_210"/>
        <w:id w:val="1428314494"/>
      </w:sdtPr>
      <w:sdtEndPr/>
      <w:sdtContent>
        <w:p w14:paraId="26901A3E" w14:textId="77777777" w:rsidR="00C34E51" w:rsidRPr="00C34E51" w:rsidRDefault="00686957">
          <w:pPr>
            <w:jc w:val="both"/>
            <w:rPr>
              <w:rPrChange w:id="156" w:author="APRENDIZ" w:date="2019-08-06T18:43:00Z">
                <w:rPr>
                  <w:sz w:val="24"/>
                  <w:szCs w:val="24"/>
                </w:rPr>
              </w:rPrChange>
            </w:rPr>
            <w:pPrChange w:id="157" w:author="APRENDIZ" w:date="2019-08-06T18:43:00Z">
              <w:pPr>
                <w:jc w:val="center"/>
              </w:pPr>
            </w:pPrChange>
          </w:pPr>
          <w:sdt>
            <w:sdtPr>
              <w:tag w:val="goog_rdk_209"/>
              <w:id w:val="-890581203"/>
            </w:sdtPr>
            <w:sdtEndPr/>
            <w:sdtContent/>
          </w:sdt>
        </w:p>
      </w:sdtContent>
    </w:sdt>
    <w:sdt>
      <w:sdtPr>
        <w:tag w:val="goog_rdk_212"/>
        <w:id w:val="-1812776754"/>
      </w:sdtPr>
      <w:sdtEndPr/>
      <w:sdtContent>
        <w:p w14:paraId="014B73E6" w14:textId="77777777" w:rsidR="00C34E51" w:rsidRPr="00C34E51" w:rsidRDefault="00686957">
          <w:pPr>
            <w:jc w:val="both"/>
            <w:rPr>
              <w:rPrChange w:id="158" w:author="APRENDIZ" w:date="2019-08-06T18:43:00Z">
                <w:rPr>
                  <w:sz w:val="24"/>
                  <w:szCs w:val="24"/>
                </w:rPr>
              </w:rPrChange>
            </w:rPr>
            <w:pPrChange w:id="159" w:author="APRENDIZ" w:date="2019-08-06T18:43:00Z">
              <w:pPr>
                <w:jc w:val="center"/>
              </w:pPr>
            </w:pPrChange>
          </w:pPr>
          <w:sdt>
            <w:sdtPr>
              <w:tag w:val="goog_rdk_211"/>
              <w:id w:val="-1941212700"/>
            </w:sdtPr>
            <w:sdtEndPr/>
            <w:sdtContent/>
          </w:sdt>
        </w:p>
      </w:sdtContent>
    </w:sdt>
    <w:sdt>
      <w:sdtPr>
        <w:tag w:val="goog_rdk_214"/>
        <w:id w:val="-1250804227"/>
      </w:sdtPr>
      <w:sdtEndPr/>
      <w:sdtContent>
        <w:p w14:paraId="46A9FAF2" w14:textId="77777777" w:rsidR="00C34E51" w:rsidRPr="00C34E51" w:rsidRDefault="00686957">
          <w:pPr>
            <w:jc w:val="both"/>
            <w:rPr>
              <w:rPrChange w:id="160" w:author="APRENDIZ" w:date="2019-08-06T18:43:00Z">
                <w:rPr>
                  <w:sz w:val="24"/>
                  <w:szCs w:val="24"/>
                </w:rPr>
              </w:rPrChange>
            </w:rPr>
            <w:pPrChange w:id="161" w:author="APRENDIZ" w:date="2019-08-06T18:43:00Z">
              <w:pPr>
                <w:jc w:val="center"/>
              </w:pPr>
            </w:pPrChange>
          </w:pPr>
          <w:sdt>
            <w:sdtPr>
              <w:tag w:val="goog_rdk_213"/>
              <w:id w:val="-1894806551"/>
            </w:sdtPr>
            <w:sdtEndPr/>
            <w:sdtContent/>
          </w:sdt>
        </w:p>
      </w:sdtContent>
    </w:sdt>
    <w:sdt>
      <w:sdtPr>
        <w:tag w:val="goog_rdk_216"/>
        <w:id w:val="1863011997"/>
      </w:sdtPr>
      <w:sdtEndPr/>
      <w:sdtContent>
        <w:p w14:paraId="020CFF32" w14:textId="77777777" w:rsidR="00C34E51" w:rsidRPr="00C34E51" w:rsidRDefault="00686957">
          <w:pPr>
            <w:jc w:val="both"/>
            <w:rPr>
              <w:rPrChange w:id="162" w:author="APRENDIZ" w:date="2019-08-06T18:43:00Z">
                <w:rPr>
                  <w:sz w:val="24"/>
                  <w:szCs w:val="24"/>
                </w:rPr>
              </w:rPrChange>
            </w:rPr>
            <w:pPrChange w:id="163" w:author="APRENDIZ" w:date="2019-08-06T18:43:00Z">
              <w:pPr>
                <w:jc w:val="center"/>
              </w:pPr>
            </w:pPrChange>
          </w:pPr>
          <w:sdt>
            <w:sdtPr>
              <w:tag w:val="goog_rdk_215"/>
              <w:id w:val="1930226229"/>
            </w:sdtPr>
            <w:sdtEndPr/>
            <w:sdtContent/>
          </w:sdt>
        </w:p>
      </w:sdtContent>
    </w:sdt>
    <w:sdt>
      <w:sdtPr>
        <w:tag w:val="goog_rdk_218"/>
        <w:id w:val="-1608123267"/>
      </w:sdtPr>
      <w:sdtEndPr/>
      <w:sdtContent>
        <w:p w14:paraId="47A6C19C" w14:textId="77777777" w:rsidR="00C34E51" w:rsidRPr="00C34E51" w:rsidRDefault="00686957">
          <w:pPr>
            <w:jc w:val="both"/>
            <w:rPr>
              <w:rPrChange w:id="164" w:author="APRENDIZ" w:date="2019-08-06T18:43:00Z">
                <w:rPr>
                  <w:sz w:val="24"/>
                  <w:szCs w:val="24"/>
                </w:rPr>
              </w:rPrChange>
            </w:rPr>
            <w:pPrChange w:id="165" w:author="APRENDIZ" w:date="2019-08-06T18:43:00Z">
              <w:pPr>
                <w:jc w:val="center"/>
              </w:pPr>
            </w:pPrChange>
          </w:pPr>
          <w:sdt>
            <w:sdtPr>
              <w:tag w:val="goog_rdk_217"/>
              <w:id w:val="998007701"/>
            </w:sdtPr>
            <w:sdtEndPr/>
            <w:sdtContent/>
          </w:sdt>
        </w:p>
      </w:sdtContent>
    </w:sdt>
    <w:sdt>
      <w:sdtPr>
        <w:tag w:val="goog_rdk_220"/>
        <w:id w:val="-1249421025"/>
      </w:sdtPr>
      <w:sdtEndPr/>
      <w:sdtContent>
        <w:p w14:paraId="635E4A19" w14:textId="77777777" w:rsidR="00C34E51" w:rsidRPr="00C34E51" w:rsidRDefault="00686957">
          <w:pPr>
            <w:jc w:val="both"/>
            <w:rPr>
              <w:rPrChange w:id="166" w:author="APRENDIZ" w:date="2019-08-06T18:43:00Z">
                <w:rPr>
                  <w:sz w:val="24"/>
                  <w:szCs w:val="24"/>
                </w:rPr>
              </w:rPrChange>
            </w:rPr>
            <w:pPrChange w:id="167" w:author="APRENDIZ" w:date="2019-08-06T18:43:00Z">
              <w:pPr>
                <w:jc w:val="center"/>
              </w:pPr>
            </w:pPrChange>
          </w:pPr>
          <w:sdt>
            <w:sdtPr>
              <w:tag w:val="goog_rdk_219"/>
              <w:id w:val="-1393502616"/>
            </w:sdtPr>
            <w:sdtEndPr/>
            <w:sdtContent/>
          </w:sdt>
        </w:p>
      </w:sdtContent>
    </w:sdt>
    <w:sdt>
      <w:sdtPr>
        <w:tag w:val="goog_rdk_222"/>
        <w:id w:val="-1867819281"/>
      </w:sdtPr>
      <w:sdtEndPr/>
      <w:sdtContent>
        <w:p w14:paraId="334D9C6A" w14:textId="77777777" w:rsidR="00C34E51" w:rsidRPr="00C34E51" w:rsidRDefault="00686957">
          <w:pPr>
            <w:jc w:val="both"/>
            <w:rPr>
              <w:rPrChange w:id="168" w:author="APRENDIZ" w:date="2019-08-06T18:43:00Z">
                <w:rPr>
                  <w:sz w:val="24"/>
                  <w:szCs w:val="24"/>
                </w:rPr>
              </w:rPrChange>
            </w:rPr>
            <w:pPrChange w:id="169" w:author="APRENDIZ" w:date="2019-08-06T18:43:00Z">
              <w:pPr>
                <w:jc w:val="center"/>
              </w:pPr>
            </w:pPrChange>
          </w:pPr>
          <w:sdt>
            <w:sdtPr>
              <w:tag w:val="goog_rdk_221"/>
              <w:id w:val="1569230594"/>
            </w:sdtPr>
            <w:sdtEndPr/>
            <w:sdtContent/>
          </w:sdt>
        </w:p>
      </w:sdtContent>
    </w:sdt>
    <w:sdt>
      <w:sdtPr>
        <w:tag w:val="goog_rdk_224"/>
        <w:id w:val="-1944534995"/>
      </w:sdtPr>
      <w:sdtEndPr/>
      <w:sdtContent>
        <w:p w14:paraId="43766799" w14:textId="77777777" w:rsidR="00C34E51" w:rsidRPr="00C34E51" w:rsidRDefault="00686957">
          <w:pPr>
            <w:jc w:val="both"/>
            <w:rPr>
              <w:rPrChange w:id="170" w:author="APRENDIZ" w:date="2019-08-06T18:43:00Z">
                <w:rPr>
                  <w:sz w:val="24"/>
                  <w:szCs w:val="24"/>
                </w:rPr>
              </w:rPrChange>
            </w:rPr>
            <w:pPrChange w:id="171" w:author="APRENDIZ" w:date="2019-08-06T18:43:00Z">
              <w:pPr>
                <w:jc w:val="center"/>
              </w:pPr>
            </w:pPrChange>
          </w:pPr>
          <w:sdt>
            <w:sdtPr>
              <w:tag w:val="goog_rdk_223"/>
              <w:id w:val="1459070944"/>
            </w:sdtPr>
            <w:sdtEndPr/>
            <w:sdtContent/>
          </w:sdt>
        </w:p>
      </w:sdtContent>
    </w:sdt>
    <w:sdt>
      <w:sdtPr>
        <w:tag w:val="goog_rdk_226"/>
        <w:id w:val="4871570"/>
      </w:sdtPr>
      <w:sdtEndPr/>
      <w:sdtContent>
        <w:p w14:paraId="3071314C" w14:textId="77777777" w:rsidR="00C34E51" w:rsidRPr="00C34E51" w:rsidRDefault="00686957">
          <w:pPr>
            <w:jc w:val="both"/>
            <w:rPr>
              <w:rPrChange w:id="172" w:author="APRENDIZ" w:date="2019-08-06T18:43:00Z">
                <w:rPr>
                  <w:sz w:val="24"/>
                  <w:szCs w:val="24"/>
                </w:rPr>
              </w:rPrChange>
            </w:rPr>
            <w:pPrChange w:id="173" w:author="APRENDIZ" w:date="2019-08-06T18:43:00Z">
              <w:pPr>
                <w:jc w:val="center"/>
              </w:pPr>
            </w:pPrChange>
          </w:pPr>
          <w:sdt>
            <w:sdtPr>
              <w:tag w:val="goog_rdk_225"/>
              <w:id w:val="-664164535"/>
            </w:sdtPr>
            <w:sdtEndPr/>
            <w:sdtContent/>
          </w:sdt>
        </w:p>
      </w:sdtContent>
    </w:sdt>
    <w:sdt>
      <w:sdtPr>
        <w:tag w:val="goog_rdk_229"/>
        <w:id w:val="1917971986"/>
      </w:sdtPr>
      <w:sdtEndPr/>
      <w:sdtContent>
        <w:p w14:paraId="017D0CDA" w14:textId="77777777" w:rsidR="00C34E51" w:rsidRDefault="00686957">
          <w:pPr>
            <w:keepNext/>
            <w:keepLines/>
            <w:pBdr>
              <w:top w:val="nil"/>
              <w:left w:val="nil"/>
              <w:bottom w:val="nil"/>
              <w:right w:val="nil"/>
              <w:between w:val="nil"/>
            </w:pBdr>
            <w:spacing w:before="40"/>
            <w:jc w:val="both"/>
            <w:rPr>
              <w:ins w:id="174" w:author="APRENDIZ" w:date="2019-08-14T19:20:00Z"/>
            </w:rPr>
          </w:pPr>
          <w:sdt>
            <w:sdtPr>
              <w:tag w:val="goog_rdk_228"/>
              <w:id w:val="430242485"/>
            </w:sdtPr>
            <w:sdtEndPr/>
            <w:sdtContent/>
          </w:sdt>
        </w:p>
      </w:sdtContent>
    </w:sdt>
    <w:sdt>
      <w:sdtPr>
        <w:tag w:val="goog_rdk_233"/>
        <w:id w:val="-148209318"/>
      </w:sdtPr>
      <w:sdtEndPr/>
      <w:sdtContent>
        <w:p w14:paraId="3562AB50" w14:textId="77777777" w:rsidR="00C34E51" w:rsidRPr="00C34E51" w:rsidRDefault="00686957">
          <w:pPr>
            <w:keepNext/>
            <w:keepLines/>
            <w:pBdr>
              <w:top w:val="nil"/>
              <w:left w:val="nil"/>
              <w:bottom w:val="nil"/>
              <w:right w:val="nil"/>
              <w:between w:val="nil"/>
            </w:pBdr>
            <w:spacing w:before="40"/>
            <w:jc w:val="both"/>
            <w:rPr>
              <w:del w:id="175" w:author="APRENDIZ" w:date="2019-08-14T19:20:00Z"/>
              <w:sz w:val="24"/>
              <w:szCs w:val="24"/>
              <w:rPrChange w:id="176" w:author="APRENDIZ" w:date="2019-08-06T18:43:00Z">
                <w:rPr>
                  <w:del w:id="177" w:author="APRENDIZ" w:date="2019-08-14T19:20:00Z"/>
                  <w:i/>
                  <w:color w:val="243F61"/>
                  <w:sz w:val="28"/>
                  <w:szCs w:val="28"/>
                </w:rPr>
              </w:rPrChange>
            </w:rPr>
            <w:pPrChange w:id="178" w:author="APRENDIZ" w:date="2019-08-06T18:43:00Z">
              <w:pPr>
                <w:keepNext/>
                <w:keepLines/>
                <w:pBdr>
                  <w:top w:val="nil"/>
                  <w:left w:val="nil"/>
                  <w:bottom w:val="nil"/>
                  <w:right w:val="nil"/>
                  <w:between w:val="nil"/>
                </w:pBdr>
                <w:spacing w:before="40"/>
              </w:pPr>
            </w:pPrChange>
          </w:pPr>
          <w:sdt>
            <w:sdtPr>
              <w:tag w:val="goog_rdk_231"/>
              <w:id w:val="-1797915014"/>
            </w:sdtPr>
            <w:sdtEndPr/>
            <w:sdtContent>
              <w:sdt>
                <w:sdtPr>
                  <w:tag w:val="goog_rdk_232"/>
                  <w:id w:val="-1491240722"/>
                </w:sdtPr>
                <w:sdtEndPr/>
                <w:sdtContent/>
              </w:sdt>
            </w:sdtContent>
          </w:sdt>
        </w:p>
      </w:sdtContent>
    </w:sdt>
    <w:sdt>
      <w:sdtPr>
        <w:tag w:val="goog_rdk_236"/>
        <w:id w:val="367425405"/>
      </w:sdtPr>
      <w:sdtEndPr/>
      <w:sdtContent>
        <w:p w14:paraId="2552E4AC" w14:textId="77777777" w:rsidR="00C34E51" w:rsidRPr="00C34E51" w:rsidRDefault="00686957">
          <w:pPr>
            <w:keepNext/>
            <w:keepLines/>
            <w:pBdr>
              <w:top w:val="nil"/>
              <w:left w:val="nil"/>
              <w:bottom w:val="nil"/>
              <w:right w:val="nil"/>
              <w:between w:val="nil"/>
            </w:pBdr>
            <w:spacing w:before="40"/>
            <w:jc w:val="both"/>
            <w:rPr>
              <w:del w:id="179" w:author="APRENDIZ" w:date="2019-08-14T19:20:00Z"/>
              <w:sz w:val="24"/>
              <w:szCs w:val="24"/>
              <w:rPrChange w:id="180" w:author="APRENDIZ" w:date="2019-08-06T18:43:00Z">
                <w:rPr>
                  <w:del w:id="181" w:author="APRENDIZ" w:date="2019-08-14T19:20:00Z"/>
                  <w:i/>
                  <w:color w:val="243F61"/>
                  <w:sz w:val="28"/>
                  <w:szCs w:val="28"/>
                </w:rPr>
              </w:rPrChange>
            </w:rPr>
            <w:pPrChange w:id="182" w:author="APRENDIZ" w:date="2019-08-06T18:43:00Z">
              <w:pPr>
                <w:keepNext/>
                <w:keepLines/>
                <w:pBdr>
                  <w:top w:val="nil"/>
                  <w:left w:val="nil"/>
                  <w:bottom w:val="nil"/>
                  <w:right w:val="nil"/>
                  <w:between w:val="nil"/>
                </w:pBdr>
                <w:spacing w:before="40"/>
              </w:pPr>
            </w:pPrChange>
          </w:pPr>
          <w:sdt>
            <w:sdtPr>
              <w:tag w:val="goog_rdk_234"/>
              <w:id w:val="-503044208"/>
            </w:sdtPr>
            <w:sdtEndPr/>
            <w:sdtContent>
              <w:sdt>
                <w:sdtPr>
                  <w:tag w:val="goog_rdk_235"/>
                  <w:id w:val="-1115052609"/>
                </w:sdtPr>
                <w:sdtEndPr/>
                <w:sdtContent/>
              </w:sdt>
            </w:sdtContent>
          </w:sdt>
        </w:p>
      </w:sdtContent>
    </w:sdt>
    <w:sdt>
      <w:sdtPr>
        <w:tag w:val="goog_rdk_239"/>
        <w:id w:val="1355917048"/>
      </w:sdtPr>
      <w:sdtEndPr/>
      <w:sdtContent>
        <w:p w14:paraId="781B59CC" w14:textId="77777777" w:rsidR="00C34E51" w:rsidRPr="00C34E51" w:rsidRDefault="00686957">
          <w:pPr>
            <w:keepNext/>
            <w:keepLines/>
            <w:pBdr>
              <w:top w:val="nil"/>
              <w:left w:val="nil"/>
              <w:bottom w:val="nil"/>
              <w:right w:val="nil"/>
              <w:between w:val="nil"/>
            </w:pBdr>
            <w:spacing w:before="40"/>
            <w:jc w:val="both"/>
            <w:rPr>
              <w:del w:id="183" w:author="APRENDIZ" w:date="2019-08-14T19:20:00Z"/>
              <w:sz w:val="24"/>
              <w:szCs w:val="24"/>
              <w:rPrChange w:id="184" w:author="APRENDIZ" w:date="2019-08-06T18:43:00Z">
                <w:rPr>
                  <w:del w:id="185" w:author="APRENDIZ" w:date="2019-08-14T19:20:00Z"/>
                  <w:i/>
                  <w:color w:val="243F61"/>
                  <w:sz w:val="28"/>
                  <w:szCs w:val="28"/>
                </w:rPr>
              </w:rPrChange>
            </w:rPr>
            <w:pPrChange w:id="186" w:author="APRENDIZ" w:date="2019-08-06T18:43:00Z">
              <w:pPr>
                <w:keepNext/>
                <w:keepLines/>
                <w:pBdr>
                  <w:top w:val="nil"/>
                  <w:left w:val="nil"/>
                  <w:bottom w:val="nil"/>
                  <w:right w:val="nil"/>
                  <w:between w:val="nil"/>
                </w:pBdr>
                <w:spacing w:before="40"/>
              </w:pPr>
            </w:pPrChange>
          </w:pPr>
          <w:sdt>
            <w:sdtPr>
              <w:tag w:val="goog_rdk_237"/>
              <w:id w:val="474412801"/>
            </w:sdtPr>
            <w:sdtEndPr/>
            <w:sdtContent>
              <w:sdt>
                <w:sdtPr>
                  <w:tag w:val="goog_rdk_238"/>
                  <w:id w:val="1397783737"/>
                </w:sdtPr>
                <w:sdtEndPr/>
                <w:sdtContent/>
              </w:sdt>
            </w:sdtContent>
          </w:sdt>
        </w:p>
      </w:sdtContent>
    </w:sdt>
    <w:sdt>
      <w:sdtPr>
        <w:tag w:val="goog_rdk_241"/>
        <w:id w:val="-452405057"/>
      </w:sdtPr>
      <w:sdtEndPr/>
      <w:sdtContent>
        <w:p w14:paraId="4C50D39B" w14:textId="77777777" w:rsidR="00C34E51" w:rsidRPr="00C34E51" w:rsidRDefault="00686957">
          <w:pPr>
            <w:keepNext/>
            <w:keepLines/>
            <w:pBdr>
              <w:top w:val="nil"/>
              <w:left w:val="nil"/>
              <w:bottom w:val="nil"/>
              <w:right w:val="nil"/>
              <w:between w:val="nil"/>
            </w:pBdr>
            <w:spacing w:before="40"/>
            <w:jc w:val="both"/>
            <w:rPr>
              <w:sz w:val="24"/>
              <w:szCs w:val="24"/>
              <w:rPrChange w:id="187" w:author="APRENDIZ" w:date="2019-08-06T18:43:00Z">
                <w:rPr>
                  <w:i/>
                  <w:color w:val="243F61"/>
                  <w:sz w:val="28"/>
                  <w:szCs w:val="28"/>
                </w:rPr>
              </w:rPrChange>
            </w:rPr>
            <w:pPrChange w:id="188" w:author="APRENDIZ" w:date="2019-08-06T18:43:00Z">
              <w:pPr>
                <w:keepNext/>
                <w:keepLines/>
                <w:pBdr>
                  <w:top w:val="nil"/>
                  <w:left w:val="nil"/>
                  <w:bottom w:val="nil"/>
                  <w:right w:val="nil"/>
                  <w:between w:val="nil"/>
                </w:pBdr>
                <w:spacing w:before="40"/>
              </w:pPr>
            </w:pPrChange>
          </w:pPr>
          <w:sdt>
            <w:sdtPr>
              <w:tag w:val="goog_rdk_240"/>
              <w:id w:val="-734853069"/>
            </w:sdtPr>
            <w:sdtEndPr/>
            <w:sdtContent/>
          </w:sdt>
        </w:p>
      </w:sdtContent>
    </w:sdt>
    <w:sdt>
      <w:sdtPr>
        <w:tag w:val="goog_rdk_243"/>
        <w:id w:val="-540289723"/>
      </w:sdtPr>
      <w:sdtEndPr/>
      <w:sdtContent>
        <w:p w14:paraId="53D2BBBF" w14:textId="77777777" w:rsidR="00C34E51" w:rsidRPr="00C34E51" w:rsidRDefault="00B14802">
          <w:pPr>
            <w:keepNext/>
            <w:keepLines/>
            <w:pBdr>
              <w:top w:val="nil"/>
              <w:left w:val="nil"/>
              <w:bottom w:val="nil"/>
              <w:right w:val="nil"/>
              <w:between w:val="nil"/>
            </w:pBdr>
            <w:spacing w:before="40"/>
            <w:jc w:val="both"/>
            <w:rPr>
              <w:rPrChange w:id="189" w:author="APRENDIZ" w:date="2019-08-06T18:43:00Z">
                <w:rPr>
                  <w:i/>
                  <w:color w:val="243F61"/>
                  <w:sz w:val="24"/>
                  <w:szCs w:val="24"/>
                </w:rPr>
              </w:rPrChange>
            </w:rPr>
            <w:pPrChange w:id="190" w:author="APRENDIZ" w:date="2019-08-06T18:43:00Z">
              <w:pPr>
                <w:keepNext/>
                <w:keepLines/>
                <w:pBdr>
                  <w:top w:val="nil"/>
                  <w:left w:val="nil"/>
                  <w:bottom w:val="nil"/>
                  <w:right w:val="nil"/>
                  <w:between w:val="nil"/>
                </w:pBdr>
                <w:spacing w:before="40"/>
              </w:pPr>
            </w:pPrChange>
          </w:pPr>
          <w:r>
            <w:rPr>
              <w:i/>
              <w:color w:val="243F61"/>
              <w:sz w:val="24"/>
              <w:szCs w:val="24"/>
            </w:rPr>
            <w:t>Requerimientos de hardware</w:t>
          </w:r>
          <w:sdt>
            <w:sdtPr>
              <w:tag w:val="goog_rdk_242"/>
              <w:id w:val="-1828662696"/>
            </w:sdtPr>
            <w:sdtEndPr/>
            <w:sdtContent/>
          </w:sdt>
        </w:p>
      </w:sdtContent>
    </w:sdt>
    <w:sdt>
      <w:sdtPr>
        <w:tag w:val="goog_rdk_245"/>
        <w:id w:val="-1285499396"/>
      </w:sdtPr>
      <w:sdtEndPr/>
      <w:sdtContent>
        <w:p w14:paraId="56797171" w14:textId="77777777" w:rsidR="00C34E51" w:rsidRPr="00C34E51" w:rsidRDefault="00B14802">
          <w:pPr>
            <w:jc w:val="both"/>
            <w:rPr>
              <w:sz w:val="24"/>
              <w:szCs w:val="24"/>
              <w:rPrChange w:id="191" w:author="APRENDIZ" w:date="2019-08-06T18:43:00Z">
                <w:rPr/>
              </w:rPrChange>
            </w:rPr>
            <w:pPrChange w:id="192" w:author="APRENDIZ" w:date="2019-08-06T18:43:00Z">
              <w:pPr/>
            </w:pPrChange>
          </w:pPr>
          <w:r>
            <w:t xml:space="preserve">     </w:t>
          </w:r>
          <w:sdt>
            <w:sdtPr>
              <w:tag w:val="goog_rdk_244"/>
              <w:id w:val="545416553"/>
            </w:sdtPr>
            <w:sdtEndPr/>
            <w:sdtContent/>
          </w:sdt>
        </w:p>
      </w:sdtContent>
    </w:sdt>
    <w:sdt>
      <w:sdtPr>
        <w:tag w:val="goog_rdk_247"/>
        <w:id w:val="-797828120"/>
      </w:sdtPr>
      <w:sdtEndPr/>
      <w:sdtContent>
        <w:p w14:paraId="0C01DAD7" w14:textId="77777777" w:rsidR="00C34E51" w:rsidRPr="00C34E51" w:rsidRDefault="00B14802">
          <w:pPr>
            <w:jc w:val="both"/>
            <w:rPr>
              <w:rPrChange w:id="193" w:author="APRENDIZ" w:date="2019-08-06T18:43:00Z">
                <w:rPr>
                  <w:sz w:val="24"/>
                  <w:szCs w:val="24"/>
                </w:rPr>
              </w:rPrChange>
            </w:rPr>
            <w:pPrChange w:id="194" w:author="APRENDIZ" w:date="2019-08-06T18:43:00Z">
              <w:pPr/>
            </w:pPrChange>
          </w:pPr>
          <w:r>
            <w:rPr>
              <w:sz w:val="24"/>
              <w:szCs w:val="24"/>
            </w:rPr>
            <w:t>La aplicación SOS Documental, necesita que el computador en donde se va a ejecutar tenga las siguientes características técnicas.</w:t>
          </w:r>
          <w:sdt>
            <w:sdtPr>
              <w:tag w:val="goog_rdk_246"/>
              <w:id w:val="-1705160361"/>
            </w:sdtPr>
            <w:sdtEndPr/>
            <w:sdtContent/>
          </w:sdt>
        </w:p>
      </w:sdtContent>
    </w:sdt>
    <w:sdt>
      <w:sdtPr>
        <w:tag w:val="goog_rdk_249"/>
        <w:id w:val="-537503911"/>
      </w:sdtPr>
      <w:sdtEndPr/>
      <w:sdtContent>
        <w:p w14:paraId="3E3514F7" w14:textId="77777777" w:rsidR="00C34E51" w:rsidRPr="00C34E51" w:rsidRDefault="00686957">
          <w:pPr>
            <w:jc w:val="both"/>
            <w:rPr>
              <w:sz w:val="24"/>
              <w:szCs w:val="24"/>
              <w:rPrChange w:id="195" w:author="APRENDIZ" w:date="2019-08-06T18:43:00Z">
                <w:rPr/>
              </w:rPrChange>
            </w:rPr>
            <w:pPrChange w:id="196" w:author="APRENDIZ" w:date="2019-08-06T18:43:00Z">
              <w:pPr/>
            </w:pPrChange>
          </w:pPr>
          <w:sdt>
            <w:sdtPr>
              <w:tag w:val="goog_rdk_248"/>
              <w:id w:val="-628317665"/>
            </w:sdtPr>
            <w:sdtEndPr/>
            <w:sdtContent/>
          </w:sdt>
        </w:p>
      </w:sdtContent>
    </w:sdt>
    <w:sdt>
      <w:sdtPr>
        <w:tag w:val="goog_rdk_251"/>
        <w:id w:val="885146711"/>
      </w:sdtPr>
      <w:sdtEndPr/>
      <w:sdtContent>
        <w:p w14:paraId="15721DAD" w14:textId="77777777" w:rsidR="00C34E51" w:rsidRPr="00C34E51" w:rsidRDefault="00686957">
          <w:pPr>
            <w:jc w:val="both"/>
            <w:rPr>
              <w:sz w:val="24"/>
              <w:szCs w:val="24"/>
              <w:rPrChange w:id="197" w:author="APRENDIZ" w:date="2019-08-06T18:43:00Z">
                <w:rPr/>
              </w:rPrChange>
            </w:rPr>
            <w:pPrChange w:id="198" w:author="APRENDIZ" w:date="2019-08-06T18:43:00Z">
              <w:pPr/>
            </w:pPrChange>
          </w:pPr>
          <w:sdt>
            <w:sdtPr>
              <w:tag w:val="goog_rdk_250"/>
              <w:id w:val="1516045108"/>
            </w:sdtPr>
            <w:sdtEndPr/>
            <w:sdtContent/>
          </w:sdt>
        </w:p>
      </w:sdtContent>
    </w:sdt>
    <w:tbl>
      <w:tblPr>
        <w:tblStyle w:val="a7"/>
        <w:tblW w:w="933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4667"/>
        <w:gridCol w:w="4663"/>
      </w:tblGrid>
      <w:tr w:rsidR="00C34E51" w14:paraId="4377A8E8" w14:textId="77777777">
        <w:tc>
          <w:tcPr>
            <w:tcW w:w="4667" w:type="dxa"/>
            <w:shd w:val="clear" w:color="auto" w:fill="FFFFFF"/>
          </w:tcPr>
          <w:sdt>
            <w:sdtPr>
              <w:tag w:val="goog_rdk_253"/>
              <w:id w:val="807210838"/>
            </w:sdtPr>
            <w:sdtEndPr/>
            <w:sdtContent>
              <w:p w14:paraId="55E9366F" w14:textId="77777777" w:rsidR="00C34E51" w:rsidRPr="00C34E51" w:rsidRDefault="00B14802">
                <w:pPr>
                  <w:jc w:val="both"/>
                  <w:rPr>
                    <w:rPrChange w:id="199" w:author="APRENDIZ" w:date="2019-08-06T18:43:00Z">
                      <w:rPr>
                        <w:b/>
                        <w:sz w:val="24"/>
                        <w:szCs w:val="24"/>
                      </w:rPr>
                    </w:rPrChange>
                  </w:rPr>
                  <w:pPrChange w:id="200" w:author="APRENDIZ" w:date="2019-08-06T18:43:00Z">
                    <w:pPr/>
                  </w:pPrChange>
                </w:pPr>
                <w:r>
                  <w:rPr>
                    <w:b/>
                    <w:sz w:val="24"/>
                    <w:szCs w:val="24"/>
                  </w:rPr>
                  <w:t>Procesador:</w:t>
                </w:r>
                <w:sdt>
                  <w:sdtPr>
                    <w:tag w:val="goog_rdk_252"/>
                    <w:id w:val="68699804"/>
                  </w:sdtPr>
                  <w:sdtEndPr/>
                  <w:sdtContent/>
                </w:sdt>
              </w:p>
            </w:sdtContent>
          </w:sdt>
        </w:tc>
        <w:tc>
          <w:tcPr>
            <w:tcW w:w="4663" w:type="dxa"/>
            <w:shd w:val="clear" w:color="auto" w:fill="FFFFFF"/>
          </w:tcPr>
          <w:sdt>
            <w:sdtPr>
              <w:tag w:val="goog_rdk_254"/>
              <w:id w:val="-1386251526"/>
            </w:sdtPr>
            <w:sdtEndPr/>
            <w:sdtContent>
              <w:p w14:paraId="6EDA3031" w14:textId="77777777" w:rsidR="00C34E51" w:rsidRPr="00C34E51" w:rsidRDefault="00B14802">
                <w:pPr>
                  <w:jc w:val="both"/>
                  <w:rPr>
                    <w:rPrChange w:id="201" w:author="APRENDIZ" w:date="2019-08-06T18:43:00Z">
                      <w:rPr>
                        <w:sz w:val="24"/>
                        <w:szCs w:val="24"/>
                      </w:rPr>
                    </w:rPrChange>
                  </w:rPr>
                  <w:pPrChange w:id="202" w:author="APRENDIZ" w:date="2019-08-06T18:43:00Z">
                    <w:pPr/>
                  </w:pPrChange>
                </w:pPr>
                <w:proofErr w:type="spellStart"/>
                <w:r>
                  <w:rPr>
                    <w:sz w:val="24"/>
                    <w:szCs w:val="24"/>
                  </w:rPr>
                  <w:t>Minimo</w:t>
                </w:r>
                <w:proofErr w:type="spellEnd"/>
                <w:r>
                  <w:rPr>
                    <w:sz w:val="24"/>
                    <w:szCs w:val="24"/>
                  </w:rPr>
                  <w:t xml:space="preserve"> </w:t>
                </w:r>
                <w:proofErr w:type="spellStart"/>
                <w:r>
                  <w:rPr>
                    <w:sz w:val="24"/>
                    <w:szCs w:val="24"/>
                  </w:rPr>
                  <w:t>intel</w:t>
                </w:r>
                <w:proofErr w:type="spellEnd"/>
                <w:r>
                  <w:rPr>
                    <w:sz w:val="24"/>
                    <w:szCs w:val="24"/>
                  </w:rPr>
                  <w:t xml:space="preserve"> </w:t>
                </w:r>
                <w:proofErr w:type="spellStart"/>
                <w:r>
                  <w:rPr>
                    <w:sz w:val="24"/>
                    <w:szCs w:val="24"/>
                  </w:rPr>
                  <w:t>pentium</w:t>
                </w:r>
                <w:proofErr w:type="spellEnd"/>
                <w:r>
                  <w:rPr>
                    <w:sz w:val="24"/>
                    <w:szCs w:val="24"/>
                  </w:rPr>
                  <w:t xml:space="preserve"> dual </w:t>
                </w:r>
                <w:proofErr w:type="spellStart"/>
                <w:r>
                  <w:rPr>
                    <w:sz w:val="24"/>
                    <w:szCs w:val="24"/>
                  </w:rPr>
                  <w:t>core</w:t>
                </w:r>
                <w:proofErr w:type="spellEnd"/>
              </w:p>
            </w:sdtContent>
          </w:sdt>
        </w:tc>
      </w:tr>
      <w:tr w:rsidR="00C34E51" w14:paraId="47E1E779" w14:textId="77777777">
        <w:tc>
          <w:tcPr>
            <w:tcW w:w="4667" w:type="dxa"/>
            <w:shd w:val="clear" w:color="auto" w:fill="FFFFFF"/>
          </w:tcPr>
          <w:sdt>
            <w:sdtPr>
              <w:tag w:val="goog_rdk_256"/>
              <w:id w:val="-1039124807"/>
            </w:sdtPr>
            <w:sdtEndPr/>
            <w:sdtContent>
              <w:p w14:paraId="6097B5B4" w14:textId="77777777" w:rsidR="00C34E51" w:rsidRPr="00C34E51" w:rsidRDefault="00B14802">
                <w:pPr>
                  <w:jc w:val="both"/>
                  <w:rPr>
                    <w:rPrChange w:id="203" w:author="APRENDIZ" w:date="2019-08-06T18:43:00Z">
                      <w:rPr>
                        <w:b/>
                        <w:sz w:val="24"/>
                        <w:szCs w:val="24"/>
                      </w:rPr>
                    </w:rPrChange>
                  </w:rPr>
                  <w:pPrChange w:id="204" w:author="APRENDIZ" w:date="2019-08-06T18:43:00Z">
                    <w:pPr/>
                  </w:pPrChange>
                </w:pPr>
                <w:r>
                  <w:rPr>
                    <w:b/>
                    <w:sz w:val="24"/>
                    <w:szCs w:val="24"/>
                  </w:rPr>
                  <w:t>Memoria</w:t>
                </w:r>
                <w:sdt>
                  <w:sdtPr>
                    <w:tag w:val="goog_rdk_255"/>
                    <w:id w:val="419148052"/>
                  </w:sdtPr>
                  <w:sdtEndPr/>
                  <w:sdtContent/>
                </w:sdt>
              </w:p>
            </w:sdtContent>
          </w:sdt>
        </w:tc>
        <w:tc>
          <w:tcPr>
            <w:tcW w:w="4663" w:type="dxa"/>
            <w:shd w:val="clear" w:color="auto" w:fill="FFFFFF"/>
          </w:tcPr>
          <w:sdt>
            <w:sdtPr>
              <w:tag w:val="goog_rdk_257"/>
              <w:id w:val="-1653905101"/>
            </w:sdtPr>
            <w:sdtEndPr/>
            <w:sdtContent>
              <w:p w14:paraId="3722AA09" w14:textId="77777777" w:rsidR="00C34E51" w:rsidRPr="00C34E51" w:rsidRDefault="00B14802">
                <w:pPr>
                  <w:jc w:val="both"/>
                  <w:rPr>
                    <w:rPrChange w:id="205" w:author="APRENDIZ" w:date="2019-08-06T18:43:00Z">
                      <w:rPr>
                        <w:sz w:val="24"/>
                        <w:szCs w:val="24"/>
                      </w:rPr>
                    </w:rPrChange>
                  </w:rPr>
                  <w:pPrChange w:id="206" w:author="APRENDIZ" w:date="2019-08-06T18:43:00Z">
                    <w:pPr/>
                  </w:pPrChange>
                </w:pPr>
                <w:proofErr w:type="spellStart"/>
                <w:r>
                  <w:rPr>
                    <w:sz w:val="24"/>
                    <w:szCs w:val="24"/>
                  </w:rPr>
                  <w:t>Minimo</w:t>
                </w:r>
                <w:proofErr w:type="spellEnd"/>
                <w:r>
                  <w:rPr>
                    <w:sz w:val="24"/>
                    <w:szCs w:val="24"/>
                  </w:rPr>
                  <w:t xml:space="preserve"> 2 </w:t>
                </w:r>
                <w:proofErr w:type="spellStart"/>
                <w:r>
                  <w:rPr>
                    <w:sz w:val="24"/>
                    <w:szCs w:val="24"/>
                  </w:rPr>
                  <w:t>gb</w:t>
                </w:r>
                <w:proofErr w:type="spellEnd"/>
                <w:r>
                  <w:rPr>
                    <w:sz w:val="24"/>
                    <w:szCs w:val="24"/>
                  </w:rPr>
                  <w:t xml:space="preserve"> </w:t>
                </w:r>
                <w:proofErr w:type="spellStart"/>
                <w:r>
                  <w:rPr>
                    <w:sz w:val="24"/>
                    <w:szCs w:val="24"/>
                  </w:rPr>
                  <w:t>ram</w:t>
                </w:r>
                <w:proofErr w:type="spellEnd"/>
              </w:p>
            </w:sdtContent>
          </w:sdt>
        </w:tc>
      </w:tr>
      <w:tr w:rsidR="00C34E51" w14:paraId="42E7E03E" w14:textId="77777777">
        <w:tc>
          <w:tcPr>
            <w:tcW w:w="4667" w:type="dxa"/>
            <w:shd w:val="clear" w:color="auto" w:fill="FFFFFF"/>
          </w:tcPr>
          <w:sdt>
            <w:sdtPr>
              <w:tag w:val="goog_rdk_259"/>
              <w:id w:val="461698258"/>
            </w:sdtPr>
            <w:sdtEndPr/>
            <w:sdtContent>
              <w:p w14:paraId="4079DC62" w14:textId="77777777" w:rsidR="00C34E51" w:rsidRPr="00C34E51" w:rsidRDefault="00B14802">
                <w:pPr>
                  <w:jc w:val="both"/>
                  <w:rPr>
                    <w:rPrChange w:id="207" w:author="APRENDIZ" w:date="2019-08-06T18:43:00Z">
                      <w:rPr>
                        <w:b/>
                        <w:sz w:val="24"/>
                        <w:szCs w:val="24"/>
                      </w:rPr>
                    </w:rPrChange>
                  </w:rPr>
                  <w:pPrChange w:id="208" w:author="APRENDIZ" w:date="2019-08-06T18:43:00Z">
                    <w:pPr/>
                  </w:pPrChange>
                </w:pPr>
                <w:r>
                  <w:rPr>
                    <w:b/>
                    <w:sz w:val="24"/>
                    <w:szCs w:val="24"/>
                  </w:rPr>
                  <w:t xml:space="preserve">Espacio En Disco </w:t>
                </w:r>
                <w:sdt>
                  <w:sdtPr>
                    <w:tag w:val="goog_rdk_258"/>
                    <w:id w:val="621966707"/>
                  </w:sdtPr>
                  <w:sdtEndPr/>
                  <w:sdtContent/>
                </w:sdt>
              </w:p>
            </w:sdtContent>
          </w:sdt>
        </w:tc>
        <w:tc>
          <w:tcPr>
            <w:tcW w:w="4663" w:type="dxa"/>
            <w:shd w:val="clear" w:color="auto" w:fill="FFFFFF"/>
          </w:tcPr>
          <w:sdt>
            <w:sdtPr>
              <w:tag w:val="goog_rdk_260"/>
              <w:id w:val="2127044302"/>
            </w:sdtPr>
            <w:sdtEndPr/>
            <w:sdtContent>
              <w:p w14:paraId="1E0863C3" w14:textId="77777777" w:rsidR="00C34E51" w:rsidRPr="00C34E51" w:rsidRDefault="00B14802">
                <w:pPr>
                  <w:jc w:val="both"/>
                  <w:rPr>
                    <w:rPrChange w:id="209" w:author="APRENDIZ" w:date="2019-08-06T18:43:00Z">
                      <w:rPr>
                        <w:sz w:val="24"/>
                        <w:szCs w:val="24"/>
                      </w:rPr>
                    </w:rPrChange>
                  </w:rPr>
                  <w:pPrChange w:id="210" w:author="APRENDIZ" w:date="2019-08-06T18:43:00Z">
                    <w:pPr/>
                  </w:pPrChange>
                </w:pPr>
                <w:r>
                  <w:rPr>
                    <w:sz w:val="24"/>
                    <w:szCs w:val="24"/>
                  </w:rPr>
                  <w:t xml:space="preserve">Min 60 </w:t>
                </w:r>
                <w:proofErr w:type="spellStart"/>
                <w:r>
                  <w:rPr>
                    <w:sz w:val="24"/>
                    <w:szCs w:val="24"/>
                  </w:rPr>
                  <w:t>gb</w:t>
                </w:r>
                <w:proofErr w:type="spellEnd"/>
                <w:r>
                  <w:rPr>
                    <w:sz w:val="24"/>
                    <w:szCs w:val="24"/>
                  </w:rPr>
                  <w:t xml:space="preserve"> disponibles</w:t>
                </w:r>
              </w:p>
            </w:sdtContent>
          </w:sdt>
        </w:tc>
      </w:tr>
    </w:tbl>
    <w:sdt>
      <w:sdtPr>
        <w:tag w:val="goog_rdk_262"/>
        <w:id w:val="-930585396"/>
      </w:sdtPr>
      <w:sdtEndPr/>
      <w:sdtContent>
        <w:p w14:paraId="54929166" w14:textId="77777777" w:rsidR="00C34E51" w:rsidRPr="00C34E51" w:rsidRDefault="00686957">
          <w:pPr>
            <w:keepNext/>
            <w:keepLines/>
            <w:pBdr>
              <w:top w:val="nil"/>
              <w:left w:val="nil"/>
              <w:bottom w:val="nil"/>
              <w:right w:val="nil"/>
              <w:between w:val="nil"/>
            </w:pBdr>
            <w:spacing w:before="40"/>
            <w:jc w:val="both"/>
            <w:rPr>
              <w:rPrChange w:id="211" w:author="APRENDIZ" w:date="2019-08-06T18:43:00Z">
                <w:rPr>
                  <w:i/>
                  <w:color w:val="243F61"/>
                  <w:sz w:val="24"/>
                  <w:szCs w:val="24"/>
                </w:rPr>
              </w:rPrChange>
            </w:rPr>
            <w:pPrChange w:id="212" w:author="APRENDIZ" w:date="2019-08-06T18:43:00Z">
              <w:pPr>
                <w:keepNext/>
                <w:keepLines/>
                <w:pBdr>
                  <w:top w:val="nil"/>
                  <w:left w:val="nil"/>
                  <w:bottom w:val="nil"/>
                  <w:right w:val="nil"/>
                  <w:between w:val="nil"/>
                </w:pBdr>
                <w:spacing w:before="40"/>
              </w:pPr>
            </w:pPrChange>
          </w:pPr>
          <w:sdt>
            <w:sdtPr>
              <w:tag w:val="goog_rdk_261"/>
              <w:id w:val="476973173"/>
            </w:sdtPr>
            <w:sdtEndPr/>
            <w:sdtContent/>
          </w:sdt>
        </w:p>
      </w:sdtContent>
    </w:sdt>
    <w:tbl>
      <w:tblPr>
        <w:tblStyle w:val="a8"/>
        <w:tblW w:w="4855"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4855"/>
      </w:tblGrid>
      <w:tr w:rsidR="00C34E51" w14:paraId="6ED61BDE" w14:textId="77777777">
        <w:trPr>
          <w:trHeight w:val="840"/>
          <w:jc w:val="center"/>
        </w:trPr>
        <w:tc>
          <w:tcPr>
            <w:tcW w:w="4855" w:type="dxa"/>
          </w:tcPr>
          <w:sdt>
            <w:sdtPr>
              <w:tag w:val="goog_rdk_263"/>
              <w:id w:val="1135302498"/>
            </w:sdtPr>
            <w:sdtEndPr/>
            <w:sdtContent>
              <w:p w14:paraId="15E0DEF5" w14:textId="77777777" w:rsidR="00C34E51" w:rsidRPr="00C34E51" w:rsidRDefault="00B14802">
                <w:pPr>
                  <w:jc w:val="both"/>
                  <w:rPr>
                    <w:rPrChange w:id="213" w:author="APRENDIZ" w:date="2019-08-06T18:43:00Z">
                      <w:rPr>
                        <w:sz w:val="24"/>
                        <w:szCs w:val="24"/>
                      </w:rPr>
                    </w:rPrChange>
                  </w:rPr>
                  <w:pPrChange w:id="214" w:author="APRENDIZ" w:date="2019-08-06T18:43:00Z">
                    <w:pPr/>
                  </w:pPrChange>
                </w:pPr>
                <w:r>
                  <w:rPr>
                    <w:sz w:val="24"/>
                    <w:szCs w:val="24"/>
                  </w:rPr>
                  <w:t>IMPORTANTE: si no se cumple con estos requerimientos la aplicación no tendrá un buen rendimiento</w:t>
                </w:r>
              </w:p>
            </w:sdtContent>
          </w:sdt>
        </w:tc>
      </w:tr>
    </w:tbl>
    <w:sdt>
      <w:sdtPr>
        <w:tag w:val="goog_rdk_264"/>
        <w:id w:val="-1298987329"/>
      </w:sdtPr>
      <w:sdtEndPr/>
      <w:sdtContent>
        <w:p w14:paraId="26F7FCB3" w14:textId="77777777" w:rsidR="00C34E51" w:rsidRPr="00C34E51" w:rsidRDefault="00686957">
          <w:pPr>
            <w:jc w:val="both"/>
            <w:rPr>
              <w:rPrChange w:id="215" w:author="APRENDIZ" w:date="2019-08-06T18:43:00Z">
                <w:rPr>
                  <w:sz w:val="24"/>
                  <w:szCs w:val="24"/>
                </w:rPr>
              </w:rPrChange>
            </w:rPr>
            <w:pPrChange w:id="216" w:author="APRENDIZ" w:date="2019-08-06T18:43:00Z">
              <w:pPr/>
            </w:pPrChange>
          </w:pPr>
        </w:p>
      </w:sdtContent>
    </w:sdt>
    <w:sdt>
      <w:sdtPr>
        <w:tag w:val="goog_rdk_266"/>
        <w:id w:val="-1352485765"/>
      </w:sdtPr>
      <w:sdtEndPr/>
      <w:sdtContent>
        <w:p w14:paraId="12A62BFB" w14:textId="77777777" w:rsidR="00C34E51" w:rsidRPr="00C34E51" w:rsidRDefault="00B14802">
          <w:pPr>
            <w:keepNext/>
            <w:keepLines/>
            <w:pBdr>
              <w:top w:val="nil"/>
              <w:left w:val="nil"/>
              <w:bottom w:val="nil"/>
              <w:right w:val="nil"/>
              <w:between w:val="nil"/>
            </w:pBdr>
            <w:spacing w:before="40"/>
            <w:jc w:val="both"/>
            <w:rPr>
              <w:rPrChange w:id="217" w:author="APRENDIZ" w:date="2019-08-06T18:43:00Z">
                <w:rPr>
                  <w:i/>
                  <w:color w:val="243F61"/>
                  <w:sz w:val="24"/>
                  <w:szCs w:val="24"/>
                </w:rPr>
              </w:rPrChange>
            </w:rPr>
            <w:pPrChange w:id="218" w:author="APRENDIZ" w:date="2019-08-06T18:43:00Z">
              <w:pPr>
                <w:keepNext/>
                <w:keepLines/>
                <w:pBdr>
                  <w:top w:val="nil"/>
                  <w:left w:val="nil"/>
                  <w:bottom w:val="nil"/>
                  <w:right w:val="nil"/>
                  <w:between w:val="nil"/>
                </w:pBdr>
                <w:spacing w:before="40"/>
              </w:pPr>
            </w:pPrChange>
          </w:pPr>
          <w:r>
            <w:rPr>
              <w:i/>
              <w:color w:val="243F61"/>
              <w:sz w:val="24"/>
              <w:szCs w:val="24"/>
            </w:rPr>
            <w:t xml:space="preserve">Requerimientos software </w:t>
          </w:r>
          <w:sdt>
            <w:sdtPr>
              <w:tag w:val="goog_rdk_265"/>
              <w:id w:val="565610202"/>
            </w:sdtPr>
            <w:sdtEndPr/>
            <w:sdtContent/>
          </w:sdt>
        </w:p>
      </w:sdtContent>
    </w:sdt>
    <w:sdt>
      <w:sdtPr>
        <w:tag w:val="goog_rdk_268"/>
        <w:id w:val="1112870569"/>
      </w:sdtPr>
      <w:sdtEndPr/>
      <w:sdtContent>
        <w:p w14:paraId="0BF20491" w14:textId="77777777" w:rsidR="00C34E51" w:rsidRPr="00C34E51" w:rsidRDefault="00686957">
          <w:pPr>
            <w:jc w:val="both"/>
            <w:rPr>
              <w:sz w:val="24"/>
              <w:szCs w:val="24"/>
              <w:rPrChange w:id="219" w:author="APRENDIZ" w:date="2019-08-06T18:43:00Z">
                <w:rPr/>
              </w:rPrChange>
            </w:rPr>
            <w:pPrChange w:id="220" w:author="APRENDIZ" w:date="2019-08-06T18:43:00Z">
              <w:pPr/>
            </w:pPrChange>
          </w:pPr>
          <w:sdt>
            <w:sdtPr>
              <w:tag w:val="goog_rdk_267"/>
              <w:id w:val="765662640"/>
            </w:sdtPr>
            <w:sdtEndPr/>
            <w:sdtContent/>
          </w:sdt>
        </w:p>
      </w:sdtContent>
    </w:sdt>
    <w:sdt>
      <w:sdtPr>
        <w:tag w:val="goog_rdk_270"/>
        <w:id w:val="-1579517631"/>
      </w:sdtPr>
      <w:sdtEndPr/>
      <w:sdtContent>
        <w:p w14:paraId="5EA5F3FC" w14:textId="77777777" w:rsidR="00C34E51" w:rsidRPr="00C34E51" w:rsidRDefault="00B14802">
          <w:pPr>
            <w:jc w:val="both"/>
            <w:rPr>
              <w:rPrChange w:id="221" w:author="APRENDIZ" w:date="2019-08-06T18:43:00Z">
                <w:rPr>
                  <w:sz w:val="24"/>
                  <w:szCs w:val="24"/>
                </w:rPr>
              </w:rPrChange>
            </w:rPr>
            <w:pPrChange w:id="222" w:author="APRENDIZ" w:date="2019-08-06T18:43:00Z">
              <w:pPr/>
            </w:pPrChange>
          </w:pPr>
          <w:r>
            <w:rPr>
              <w:sz w:val="24"/>
              <w:szCs w:val="24"/>
            </w:rPr>
            <w:t xml:space="preserve">Los requerimientos de software para la aplicación SOS </w:t>
          </w:r>
          <w:proofErr w:type="gramStart"/>
          <w:r>
            <w:rPr>
              <w:sz w:val="24"/>
              <w:szCs w:val="24"/>
            </w:rPr>
            <w:t>Documental  son</w:t>
          </w:r>
          <w:proofErr w:type="gramEnd"/>
          <w:r>
            <w:rPr>
              <w:sz w:val="24"/>
              <w:szCs w:val="24"/>
            </w:rPr>
            <w:t xml:space="preserve"> los siguientes:</w:t>
          </w:r>
          <w:sdt>
            <w:sdtPr>
              <w:tag w:val="goog_rdk_269"/>
              <w:id w:val="-1227833661"/>
            </w:sdtPr>
            <w:sdtEndPr/>
            <w:sdtContent/>
          </w:sdt>
        </w:p>
      </w:sdtContent>
    </w:sdt>
    <w:sdt>
      <w:sdtPr>
        <w:tag w:val="goog_rdk_272"/>
        <w:id w:val="1451827599"/>
      </w:sdtPr>
      <w:sdtEndPr/>
      <w:sdtContent>
        <w:p w14:paraId="1F8DE510" w14:textId="77777777" w:rsidR="00C34E51" w:rsidRPr="00C34E51" w:rsidRDefault="00686957">
          <w:pPr>
            <w:jc w:val="both"/>
            <w:rPr>
              <w:rPrChange w:id="223" w:author="APRENDIZ" w:date="2019-08-06T18:43:00Z">
                <w:rPr>
                  <w:sz w:val="24"/>
                  <w:szCs w:val="24"/>
                </w:rPr>
              </w:rPrChange>
            </w:rPr>
            <w:pPrChange w:id="224" w:author="APRENDIZ" w:date="2019-08-06T18:43:00Z">
              <w:pPr/>
            </w:pPrChange>
          </w:pPr>
          <w:sdt>
            <w:sdtPr>
              <w:tag w:val="goog_rdk_271"/>
              <w:id w:val="249546507"/>
            </w:sdtPr>
            <w:sdtEndPr/>
            <w:sdtContent/>
          </w:sdt>
        </w:p>
      </w:sdtContent>
    </w:sdt>
    <w:tbl>
      <w:tblPr>
        <w:tblStyle w:val="a9"/>
        <w:tblW w:w="933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4667"/>
        <w:gridCol w:w="4663"/>
      </w:tblGrid>
      <w:tr w:rsidR="00C34E51" w14:paraId="4DA7DB5C" w14:textId="77777777">
        <w:tc>
          <w:tcPr>
            <w:tcW w:w="4667" w:type="dxa"/>
            <w:shd w:val="clear" w:color="auto" w:fill="FFFFFF"/>
          </w:tcPr>
          <w:sdt>
            <w:sdtPr>
              <w:tag w:val="goog_rdk_274"/>
              <w:id w:val="1573157189"/>
            </w:sdtPr>
            <w:sdtEndPr/>
            <w:sdtContent>
              <w:p w14:paraId="21995A7A" w14:textId="77777777" w:rsidR="00C34E51" w:rsidRPr="00C34E51" w:rsidRDefault="00B14802">
                <w:pPr>
                  <w:jc w:val="both"/>
                  <w:rPr>
                    <w:rPrChange w:id="225" w:author="APRENDIZ" w:date="2019-08-06T18:43:00Z">
                      <w:rPr>
                        <w:b/>
                        <w:sz w:val="24"/>
                        <w:szCs w:val="24"/>
                      </w:rPr>
                    </w:rPrChange>
                  </w:rPr>
                  <w:pPrChange w:id="226" w:author="APRENDIZ" w:date="2019-08-06T18:43:00Z">
                    <w:pPr/>
                  </w:pPrChange>
                </w:pPr>
                <w:r>
                  <w:rPr>
                    <w:b/>
                    <w:sz w:val="24"/>
                    <w:szCs w:val="24"/>
                  </w:rPr>
                  <w:t>Sistema Operativo:</w:t>
                </w:r>
                <w:sdt>
                  <w:sdtPr>
                    <w:tag w:val="goog_rdk_273"/>
                    <w:id w:val="-1082677729"/>
                  </w:sdtPr>
                  <w:sdtEndPr/>
                  <w:sdtContent/>
                </w:sdt>
              </w:p>
            </w:sdtContent>
          </w:sdt>
        </w:tc>
        <w:tc>
          <w:tcPr>
            <w:tcW w:w="4663" w:type="dxa"/>
            <w:shd w:val="clear" w:color="auto" w:fill="FFFFFF"/>
          </w:tcPr>
          <w:sdt>
            <w:sdtPr>
              <w:tag w:val="goog_rdk_275"/>
              <w:id w:val="-1766536578"/>
            </w:sdtPr>
            <w:sdtEndPr/>
            <w:sdtContent>
              <w:p w14:paraId="1330AEA0" w14:textId="77777777" w:rsidR="00C34E51" w:rsidRPr="00C34E51" w:rsidRDefault="00B14802">
                <w:pPr>
                  <w:jc w:val="both"/>
                  <w:rPr>
                    <w:rPrChange w:id="227" w:author="APRENDIZ" w:date="2019-08-06T18:43:00Z">
                      <w:rPr>
                        <w:sz w:val="24"/>
                        <w:szCs w:val="24"/>
                      </w:rPr>
                    </w:rPrChange>
                  </w:rPr>
                  <w:pPrChange w:id="228" w:author="APRENDIZ" w:date="2019-08-06T18:43:00Z">
                    <w:pPr/>
                  </w:pPrChange>
                </w:pPr>
                <w:r>
                  <w:rPr>
                    <w:sz w:val="24"/>
                    <w:szCs w:val="24"/>
                  </w:rPr>
                  <w:t xml:space="preserve">Windows </w:t>
                </w:r>
                <w:proofErr w:type="gramStart"/>
                <w:r>
                  <w:rPr>
                    <w:sz w:val="24"/>
                    <w:szCs w:val="24"/>
                  </w:rPr>
                  <w:t>7,Windows</w:t>
                </w:r>
                <w:proofErr w:type="gramEnd"/>
                <w:r>
                  <w:rPr>
                    <w:sz w:val="24"/>
                    <w:szCs w:val="24"/>
                  </w:rPr>
                  <w:t xml:space="preserve"> 8, Windows 10Ubuntu </w:t>
                </w:r>
              </w:p>
            </w:sdtContent>
          </w:sdt>
        </w:tc>
      </w:tr>
      <w:tr w:rsidR="00C34E51" w14:paraId="6968874D" w14:textId="77777777">
        <w:tc>
          <w:tcPr>
            <w:tcW w:w="4667" w:type="dxa"/>
            <w:shd w:val="clear" w:color="auto" w:fill="FFFFFF"/>
          </w:tcPr>
          <w:sdt>
            <w:sdtPr>
              <w:tag w:val="goog_rdk_277"/>
              <w:id w:val="-267312895"/>
            </w:sdtPr>
            <w:sdtEndPr/>
            <w:sdtContent>
              <w:p w14:paraId="3B972AD8" w14:textId="77777777" w:rsidR="00C34E51" w:rsidRPr="00C34E51" w:rsidRDefault="00B14802">
                <w:pPr>
                  <w:jc w:val="both"/>
                  <w:rPr>
                    <w:rPrChange w:id="229" w:author="APRENDIZ" w:date="2019-08-06T18:43:00Z">
                      <w:rPr>
                        <w:b/>
                        <w:sz w:val="24"/>
                        <w:szCs w:val="24"/>
                      </w:rPr>
                    </w:rPrChange>
                  </w:rPr>
                  <w:pPrChange w:id="230" w:author="APRENDIZ" w:date="2019-08-06T18:43:00Z">
                    <w:pPr/>
                  </w:pPrChange>
                </w:pPr>
                <w:r>
                  <w:rPr>
                    <w:b/>
                    <w:sz w:val="24"/>
                    <w:szCs w:val="24"/>
                  </w:rPr>
                  <w:t>Buscadores compatibles</w:t>
                </w:r>
                <w:sdt>
                  <w:sdtPr>
                    <w:tag w:val="goog_rdk_276"/>
                    <w:id w:val="-1211876226"/>
                  </w:sdtPr>
                  <w:sdtEndPr/>
                  <w:sdtContent/>
                </w:sdt>
              </w:p>
            </w:sdtContent>
          </w:sdt>
        </w:tc>
        <w:tc>
          <w:tcPr>
            <w:tcW w:w="4663" w:type="dxa"/>
            <w:shd w:val="clear" w:color="auto" w:fill="FFFFFF"/>
          </w:tcPr>
          <w:sdt>
            <w:sdtPr>
              <w:tag w:val="goog_rdk_278"/>
              <w:id w:val="1849827522"/>
            </w:sdtPr>
            <w:sdtEndPr/>
            <w:sdtContent>
              <w:p w14:paraId="315372D1" w14:textId="77777777" w:rsidR="00C34E51" w:rsidRPr="00C34E51" w:rsidRDefault="00B14802">
                <w:pPr>
                  <w:jc w:val="both"/>
                  <w:rPr>
                    <w:rPrChange w:id="231" w:author="APRENDIZ" w:date="2019-08-06T18:43:00Z">
                      <w:rPr>
                        <w:sz w:val="24"/>
                        <w:szCs w:val="24"/>
                      </w:rPr>
                    </w:rPrChange>
                  </w:rPr>
                  <w:pPrChange w:id="232" w:author="APRENDIZ" w:date="2019-08-06T18:43:00Z">
                    <w:pPr/>
                  </w:pPrChange>
                </w:pPr>
                <w:r>
                  <w:rPr>
                    <w:sz w:val="24"/>
                    <w:szCs w:val="24"/>
                  </w:rPr>
                  <w:t xml:space="preserve">internet </w:t>
                </w:r>
                <w:proofErr w:type="spellStart"/>
                <w:proofErr w:type="gramStart"/>
                <w:r>
                  <w:rPr>
                    <w:sz w:val="24"/>
                    <w:szCs w:val="24"/>
                  </w:rPr>
                  <w:t>explorer,firefox</w:t>
                </w:r>
                <w:proofErr w:type="gramEnd"/>
                <w:r>
                  <w:rPr>
                    <w:sz w:val="24"/>
                    <w:szCs w:val="24"/>
                  </w:rPr>
                  <w:t>,Google</w:t>
                </w:r>
                <w:proofErr w:type="spellEnd"/>
                <w:r>
                  <w:rPr>
                    <w:sz w:val="24"/>
                    <w:szCs w:val="24"/>
                  </w:rPr>
                  <w:t xml:space="preserve"> </w:t>
                </w:r>
                <w:proofErr w:type="spellStart"/>
                <w:r>
                  <w:rPr>
                    <w:sz w:val="24"/>
                    <w:szCs w:val="24"/>
                  </w:rPr>
                  <w:t>Chrome,</w:t>
                </w:r>
                <w:r>
                  <w:rPr>
                    <w:color w:val="222222"/>
                    <w:sz w:val="24"/>
                    <w:szCs w:val="24"/>
                    <w:highlight w:val="white"/>
                  </w:rPr>
                  <w:t>Epiphany</w:t>
                </w:r>
                <w:proofErr w:type="spellEnd"/>
                <w:r>
                  <w:rPr>
                    <w:color w:val="222222"/>
                    <w:sz w:val="24"/>
                    <w:szCs w:val="24"/>
                    <w:highlight w:val="white"/>
                  </w:rPr>
                  <w:t xml:space="preserve"> Browser.</w:t>
                </w:r>
              </w:p>
            </w:sdtContent>
          </w:sdt>
        </w:tc>
      </w:tr>
    </w:tbl>
    <w:sdt>
      <w:sdtPr>
        <w:tag w:val="goog_rdk_279"/>
        <w:id w:val="-69744705"/>
      </w:sdtPr>
      <w:sdtEndPr/>
      <w:sdtContent>
        <w:p w14:paraId="6A1B8AD5" w14:textId="77777777" w:rsidR="00C34E51" w:rsidRPr="00C34E51" w:rsidRDefault="00686957">
          <w:pPr>
            <w:jc w:val="both"/>
            <w:rPr>
              <w:rPrChange w:id="233" w:author="APRENDIZ" w:date="2019-08-06T18:43:00Z">
                <w:rPr>
                  <w:sz w:val="24"/>
                  <w:szCs w:val="24"/>
                </w:rPr>
              </w:rPrChange>
            </w:rPr>
            <w:pPrChange w:id="234" w:author="APRENDIZ" w:date="2019-08-06T18:43:00Z">
              <w:pPr/>
            </w:pPrChange>
          </w:pPr>
        </w:p>
      </w:sdtContent>
    </w:sdt>
    <w:sdt>
      <w:sdtPr>
        <w:tag w:val="goog_rdk_281"/>
        <w:id w:val="886149523"/>
      </w:sdtPr>
      <w:sdtEndPr/>
      <w:sdtContent>
        <w:p w14:paraId="3DAA02DE" w14:textId="77777777" w:rsidR="00C34E51" w:rsidRPr="00C34E51" w:rsidRDefault="00686957">
          <w:pPr>
            <w:jc w:val="both"/>
            <w:rPr>
              <w:sz w:val="24"/>
              <w:szCs w:val="24"/>
              <w:rPrChange w:id="235" w:author="APRENDIZ" w:date="2019-08-06T18:43:00Z">
                <w:rPr/>
              </w:rPrChange>
            </w:rPr>
            <w:pPrChange w:id="236" w:author="APRENDIZ" w:date="2019-08-06T18:43:00Z">
              <w:pPr/>
            </w:pPrChange>
          </w:pPr>
          <w:sdt>
            <w:sdtPr>
              <w:tag w:val="goog_rdk_280"/>
              <w:id w:val="1464621075"/>
            </w:sdtPr>
            <w:sdtEndPr/>
            <w:sdtContent/>
          </w:sdt>
        </w:p>
      </w:sdtContent>
    </w:sdt>
    <w:tbl>
      <w:tblPr>
        <w:tblStyle w:val="aa"/>
        <w:tblW w:w="4895" w:type="dxa"/>
        <w:jc w:val="cente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4895"/>
      </w:tblGrid>
      <w:tr w:rsidR="00C34E51" w14:paraId="3E36117F" w14:textId="77777777">
        <w:trPr>
          <w:trHeight w:val="860"/>
          <w:jc w:val="center"/>
        </w:trPr>
        <w:tc>
          <w:tcPr>
            <w:tcW w:w="4895" w:type="dxa"/>
          </w:tcPr>
          <w:sdt>
            <w:sdtPr>
              <w:tag w:val="goog_rdk_282"/>
              <w:id w:val="645408376"/>
            </w:sdtPr>
            <w:sdtEndPr/>
            <w:sdtContent>
              <w:p w14:paraId="3E3CD14B" w14:textId="77777777" w:rsidR="00C34E51" w:rsidRPr="00C34E51" w:rsidRDefault="00B14802">
                <w:pPr>
                  <w:jc w:val="both"/>
                  <w:rPr>
                    <w:rPrChange w:id="237" w:author="APRENDIZ" w:date="2019-08-06T18:43:00Z">
                      <w:rPr>
                        <w:sz w:val="24"/>
                        <w:szCs w:val="24"/>
                      </w:rPr>
                    </w:rPrChange>
                  </w:rPr>
                  <w:pPrChange w:id="238" w:author="APRENDIZ" w:date="2019-08-06T18:43:00Z">
                    <w:pPr/>
                  </w:pPrChange>
                </w:pPr>
                <w:r>
                  <w:rPr>
                    <w:sz w:val="24"/>
                    <w:szCs w:val="24"/>
                  </w:rPr>
                  <w:t>IMPORTANTE: Estos requerimientos son básicos para el buen funcionamiento de la aplicación.</w:t>
                </w:r>
              </w:p>
            </w:sdtContent>
          </w:sdt>
        </w:tc>
      </w:tr>
    </w:tbl>
    <w:sdt>
      <w:sdtPr>
        <w:tag w:val="goog_rdk_283"/>
        <w:id w:val="462857630"/>
      </w:sdtPr>
      <w:sdtEndPr/>
      <w:sdtContent>
        <w:p w14:paraId="3B4A1A84" w14:textId="77777777" w:rsidR="00C34E51" w:rsidRPr="00C34E51" w:rsidRDefault="00686957">
          <w:pPr>
            <w:jc w:val="both"/>
            <w:rPr>
              <w:rPrChange w:id="239" w:author="APRENDIZ" w:date="2019-08-06T18:43:00Z">
                <w:rPr>
                  <w:sz w:val="24"/>
                  <w:szCs w:val="24"/>
                </w:rPr>
              </w:rPrChange>
            </w:rPr>
            <w:pPrChange w:id="240" w:author="APRENDIZ" w:date="2019-08-06T18:43:00Z">
              <w:pPr/>
            </w:pPrChange>
          </w:pPr>
        </w:p>
      </w:sdtContent>
    </w:sdt>
    <w:sdt>
      <w:sdtPr>
        <w:tag w:val="goog_rdk_285"/>
        <w:id w:val="-20867313"/>
      </w:sdtPr>
      <w:sdtEndPr/>
      <w:sdtContent>
        <w:p w14:paraId="24E80A94" w14:textId="77777777" w:rsidR="00C34E51" w:rsidRPr="00C34E51" w:rsidRDefault="00686957">
          <w:pPr>
            <w:jc w:val="both"/>
            <w:rPr>
              <w:sz w:val="24"/>
              <w:szCs w:val="24"/>
              <w:rPrChange w:id="241" w:author="APRENDIZ" w:date="2019-08-06T18:43:00Z">
                <w:rPr/>
              </w:rPrChange>
            </w:rPr>
            <w:pPrChange w:id="242" w:author="APRENDIZ" w:date="2019-08-06T18:43:00Z">
              <w:pPr/>
            </w:pPrChange>
          </w:pPr>
          <w:sdt>
            <w:sdtPr>
              <w:tag w:val="goog_rdk_284"/>
              <w:id w:val="176556004"/>
            </w:sdtPr>
            <w:sdtEndPr/>
            <w:sdtContent/>
          </w:sdt>
        </w:p>
      </w:sdtContent>
    </w:sdt>
    <w:sdt>
      <w:sdtPr>
        <w:tag w:val="goog_rdk_287"/>
        <w:id w:val="-1553066152"/>
      </w:sdtPr>
      <w:sdtEndPr/>
      <w:sdtContent>
        <w:p w14:paraId="74EA9452" w14:textId="77777777" w:rsidR="00C34E51" w:rsidRPr="00C34E51" w:rsidRDefault="00686957">
          <w:pPr>
            <w:jc w:val="both"/>
            <w:rPr>
              <w:sz w:val="24"/>
              <w:szCs w:val="24"/>
              <w:rPrChange w:id="243" w:author="APRENDIZ" w:date="2019-08-06T18:43:00Z">
                <w:rPr/>
              </w:rPrChange>
            </w:rPr>
            <w:pPrChange w:id="244" w:author="APRENDIZ" w:date="2019-08-06T18:43:00Z">
              <w:pPr/>
            </w:pPrChange>
          </w:pPr>
          <w:sdt>
            <w:sdtPr>
              <w:tag w:val="goog_rdk_286"/>
              <w:id w:val="2025048261"/>
            </w:sdtPr>
            <w:sdtEndPr/>
            <w:sdtContent/>
          </w:sdt>
        </w:p>
      </w:sdtContent>
    </w:sdt>
    <w:sdt>
      <w:sdtPr>
        <w:tag w:val="goog_rdk_289"/>
        <w:id w:val="-100718994"/>
      </w:sdtPr>
      <w:sdtEndPr/>
      <w:sdtContent>
        <w:p w14:paraId="664915B5" w14:textId="77777777" w:rsidR="00C34E51" w:rsidRPr="00C34E51" w:rsidRDefault="00686957">
          <w:pPr>
            <w:jc w:val="both"/>
            <w:rPr>
              <w:sz w:val="24"/>
              <w:szCs w:val="24"/>
              <w:rPrChange w:id="245" w:author="APRENDIZ" w:date="2019-08-06T18:43:00Z">
                <w:rPr/>
              </w:rPrChange>
            </w:rPr>
            <w:pPrChange w:id="246" w:author="APRENDIZ" w:date="2019-08-06T18:43:00Z">
              <w:pPr/>
            </w:pPrChange>
          </w:pPr>
          <w:sdt>
            <w:sdtPr>
              <w:tag w:val="goog_rdk_288"/>
              <w:id w:val="-912935528"/>
            </w:sdtPr>
            <w:sdtEndPr/>
            <w:sdtContent/>
          </w:sdt>
        </w:p>
      </w:sdtContent>
    </w:sdt>
    <w:sdt>
      <w:sdtPr>
        <w:tag w:val="goog_rdk_291"/>
        <w:id w:val="-527719869"/>
      </w:sdtPr>
      <w:sdtEndPr/>
      <w:sdtContent>
        <w:p w14:paraId="1CD2ADC7" w14:textId="77777777" w:rsidR="00C34E51" w:rsidRPr="00C34E51" w:rsidRDefault="00686957">
          <w:pPr>
            <w:jc w:val="both"/>
            <w:rPr>
              <w:sz w:val="24"/>
              <w:szCs w:val="24"/>
              <w:rPrChange w:id="247" w:author="APRENDIZ" w:date="2019-08-06T18:43:00Z">
                <w:rPr/>
              </w:rPrChange>
            </w:rPr>
            <w:pPrChange w:id="248" w:author="APRENDIZ" w:date="2019-08-06T18:43:00Z">
              <w:pPr/>
            </w:pPrChange>
          </w:pPr>
          <w:sdt>
            <w:sdtPr>
              <w:tag w:val="goog_rdk_290"/>
              <w:id w:val="-1757272291"/>
            </w:sdtPr>
            <w:sdtEndPr/>
            <w:sdtContent/>
          </w:sdt>
        </w:p>
      </w:sdtContent>
    </w:sdt>
    <w:sdt>
      <w:sdtPr>
        <w:tag w:val="goog_rdk_293"/>
        <w:id w:val="-1958400559"/>
      </w:sdtPr>
      <w:sdtEndPr/>
      <w:sdtContent>
        <w:p w14:paraId="596169C8" w14:textId="77777777" w:rsidR="00C34E51" w:rsidRPr="00C34E51" w:rsidRDefault="00686957">
          <w:pPr>
            <w:jc w:val="both"/>
            <w:rPr>
              <w:sz w:val="24"/>
              <w:szCs w:val="24"/>
              <w:rPrChange w:id="249" w:author="APRENDIZ" w:date="2019-08-06T18:43:00Z">
                <w:rPr/>
              </w:rPrChange>
            </w:rPr>
            <w:pPrChange w:id="250" w:author="APRENDIZ" w:date="2019-08-06T18:43:00Z">
              <w:pPr/>
            </w:pPrChange>
          </w:pPr>
          <w:sdt>
            <w:sdtPr>
              <w:tag w:val="goog_rdk_292"/>
              <w:id w:val="1285317651"/>
            </w:sdtPr>
            <w:sdtEndPr/>
            <w:sdtContent/>
          </w:sdt>
        </w:p>
      </w:sdtContent>
    </w:sdt>
    <w:sdt>
      <w:sdtPr>
        <w:tag w:val="goog_rdk_296"/>
        <w:id w:val="-1931578007"/>
      </w:sdtPr>
      <w:sdtEndPr/>
      <w:sdtContent>
        <w:p w14:paraId="09240A3B" w14:textId="77777777" w:rsidR="00C34E51" w:rsidRDefault="00686957">
          <w:pPr>
            <w:jc w:val="both"/>
            <w:rPr>
              <w:ins w:id="251" w:author="APRENDIZ" w:date="2019-08-14T19:20:00Z"/>
            </w:rPr>
          </w:pPr>
          <w:sdt>
            <w:sdtPr>
              <w:tag w:val="goog_rdk_295"/>
              <w:id w:val="-99962124"/>
            </w:sdtPr>
            <w:sdtEndPr/>
            <w:sdtContent/>
          </w:sdt>
        </w:p>
      </w:sdtContent>
    </w:sdt>
    <w:sdt>
      <w:sdtPr>
        <w:tag w:val="goog_rdk_298"/>
        <w:id w:val="-711882624"/>
      </w:sdtPr>
      <w:sdtEndPr/>
      <w:sdtContent>
        <w:p w14:paraId="46A9347A" w14:textId="77777777" w:rsidR="00C34E51" w:rsidRDefault="00686957">
          <w:pPr>
            <w:jc w:val="both"/>
            <w:rPr>
              <w:ins w:id="252" w:author="APRENDIZ" w:date="2019-08-14T19:20:00Z"/>
            </w:rPr>
          </w:pPr>
          <w:sdt>
            <w:sdtPr>
              <w:tag w:val="goog_rdk_297"/>
              <w:id w:val="-1923863902"/>
            </w:sdtPr>
            <w:sdtEndPr/>
            <w:sdtContent/>
          </w:sdt>
        </w:p>
      </w:sdtContent>
    </w:sdt>
    <w:sdt>
      <w:sdtPr>
        <w:tag w:val="goog_rdk_300"/>
        <w:id w:val="474408824"/>
      </w:sdtPr>
      <w:sdtEndPr/>
      <w:sdtContent>
        <w:p w14:paraId="644F0B41" w14:textId="77777777" w:rsidR="00C34E51" w:rsidRDefault="00686957">
          <w:pPr>
            <w:jc w:val="both"/>
            <w:rPr>
              <w:ins w:id="253" w:author="APRENDIZ" w:date="2019-08-14T19:20:00Z"/>
            </w:rPr>
          </w:pPr>
          <w:sdt>
            <w:sdtPr>
              <w:tag w:val="goog_rdk_299"/>
              <w:id w:val="-233709819"/>
            </w:sdtPr>
            <w:sdtEndPr/>
            <w:sdtContent/>
          </w:sdt>
        </w:p>
      </w:sdtContent>
    </w:sdt>
    <w:sdt>
      <w:sdtPr>
        <w:tag w:val="goog_rdk_302"/>
        <w:id w:val="1863783971"/>
      </w:sdtPr>
      <w:sdtEndPr/>
      <w:sdtContent>
        <w:p w14:paraId="476F9BC6" w14:textId="77777777" w:rsidR="00C34E51" w:rsidRDefault="00686957">
          <w:pPr>
            <w:jc w:val="both"/>
            <w:rPr>
              <w:ins w:id="254" w:author="APRENDIZ" w:date="2019-08-14T19:20:00Z"/>
            </w:rPr>
          </w:pPr>
          <w:sdt>
            <w:sdtPr>
              <w:tag w:val="goog_rdk_301"/>
              <w:id w:val="1694876584"/>
            </w:sdtPr>
            <w:sdtEndPr/>
            <w:sdtContent/>
          </w:sdt>
        </w:p>
      </w:sdtContent>
    </w:sdt>
    <w:sdt>
      <w:sdtPr>
        <w:tag w:val="goog_rdk_304"/>
        <w:id w:val="-1788883731"/>
      </w:sdtPr>
      <w:sdtEndPr/>
      <w:sdtContent>
        <w:p w14:paraId="1FB7C8A2" w14:textId="77777777" w:rsidR="00C34E51" w:rsidRPr="00C34E51" w:rsidRDefault="00686957">
          <w:pPr>
            <w:jc w:val="both"/>
            <w:rPr>
              <w:sz w:val="24"/>
              <w:szCs w:val="24"/>
              <w:rPrChange w:id="255" w:author="APRENDIZ" w:date="2019-08-06T18:43:00Z">
                <w:rPr/>
              </w:rPrChange>
            </w:rPr>
            <w:pPrChange w:id="256" w:author="APRENDIZ" w:date="2019-08-06T18:43:00Z">
              <w:pPr/>
            </w:pPrChange>
          </w:pPr>
          <w:sdt>
            <w:sdtPr>
              <w:tag w:val="goog_rdk_303"/>
              <w:id w:val="-1752951908"/>
            </w:sdtPr>
            <w:sdtEndPr/>
            <w:sdtContent/>
          </w:sdt>
        </w:p>
      </w:sdtContent>
    </w:sdt>
    <w:sdt>
      <w:sdtPr>
        <w:tag w:val="goog_rdk_306"/>
        <w:id w:val="-7537197"/>
      </w:sdtPr>
      <w:sdtEndPr/>
      <w:sdtContent>
        <w:p w14:paraId="6898B030" w14:textId="77777777" w:rsidR="00C34E51" w:rsidRPr="00C34E51" w:rsidRDefault="00686957">
          <w:pPr>
            <w:jc w:val="both"/>
            <w:rPr>
              <w:sz w:val="24"/>
              <w:szCs w:val="24"/>
              <w:rPrChange w:id="257" w:author="APRENDIZ" w:date="2019-08-06T18:43:00Z">
                <w:rPr/>
              </w:rPrChange>
            </w:rPr>
            <w:pPrChange w:id="258" w:author="APRENDIZ" w:date="2019-08-06T18:43:00Z">
              <w:pPr/>
            </w:pPrChange>
          </w:pPr>
          <w:sdt>
            <w:sdtPr>
              <w:tag w:val="goog_rdk_305"/>
              <w:id w:val="44882415"/>
            </w:sdtPr>
            <w:sdtEndPr/>
            <w:sdtContent/>
          </w:sdt>
        </w:p>
      </w:sdtContent>
    </w:sdt>
    <w:sdt>
      <w:sdtPr>
        <w:tag w:val="goog_rdk_308"/>
        <w:id w:val="693425914"/>
      </w:sdtPr>
      <w:sdtEndPr/>
      <w:sdtContent>
        <w:p w14:paraId="44AC0A43" w14:textId="77777777" w:rsidR="00C34E51" w:rsidRPr="00C34E51" w:rsidRDefault="00686957">
          <w:pPr>
            <w:jc w:val="both"/>
            <w:rPr>
              <w:sz w:val="24"/>
              <w:szCs w:val="24"/>
              <w:rPrChange w:id="259" w:author="APRENDIZ" w:date="2019-08-06T18:43:00Z">
                <w:rPr/>
              </w:rPrChange>
            </w:rPr>
            <w:pPrChange w:id="260" w:author="APRENDIZ" w:date="2019-08-06T18:43:00Z">
              <w:pPr/>
            </w:pPrChange>
          </w:pPr>
          <w:sdt>
            <w:sdtPr>
              <w:tag w:val="goog_rdk_307"/>
              <w:id w:val="-254827920"/>
            </w:sdtPr>
            <w:sdtEndPr/>
            <w:sdtContent/>
          </w:sdt>
        </w:p>
      </w:sdtContent>
    </w:sdt>
    <w:sdt>
      <w:sdtPr>
        <w:tag w:val="goog_rdk_312"/>
        <w:id w:val="747775032"/>
      </w:sdtPr>
      <w:sdtEndPr/>
      <w:sdtContent>
        <w:p w14:paraId="17128A9A" w14:textId="77777777" w:rsidR="00C34E51" w:rsidRPr="00C34E51" w:rsidRDefault="00686957">
          <w:pPr>
            <w:jc w:val="both"/>
            <w:rPr>
              <w:rPrChange w:id="261" w:author="APRENDIZ" w:date="2019-08-06T18:43:00Z">
                <w:rPr>
                  <w:b/>
                  <w:sz w:val="24"/>
                  <w:szCs w:val="24"/>
                </w:rPr>
              </w:rPrChange>
            </w:rPr>
            <w:pPrChange w:id="262" w:author="APRENDIZ" w:date="2019-08-06T18:43:00Z">
              <w:pPr/>
            </w:pPrChange>
          </w:pPr>
          <w:sdt>
            <w:sdtPr>
              <w:tag w:val="goog_rdk_310"/>
              <w:id w:val="-1577811874"/>
            </w:sdtPr>
            <w:sdtEndPr/>
            <w:sdtContent>
              <w:del w:id="263" w:author="APRENDIZ" w:date="2019-08-14T19:20:00Z">
                <w:r w:rsidR="00B14802">
                  <w:rPr>
                    <w:b/>
                    <w:sz w:val="24"/>
                    <w:szCs w:val="24"/>
                  </w:rPr>
                  <w:delText>Objetivos de la instalación:</w:delText>
                </w:r>
              </w:del>
            </w:sdtContent>
          </w:sdt>
          <w:sdt>
            <w:sdtPr>
              <w:tag w:val="goog_rdk_311"/>
              <w:id w:val="-110982511"/>
            </w:sdtPr>
            <w:sdtEndPr/>
            <w:sdtContent/>
          </w:sdt>
        </w:p>
      </w:sdtContent>
    </w:sdt>
    <w:sdt>
      <w:sdtPr>
        <w:tag w:val="goog_rdk_314"/>
        <w:id w:val="-1008285652"/>
      </w:sdtPr>
      <w:sdtEndPr/>
      <w:sdtContent>
        <w:p w14:paraId="3D5BFCC1" w14:textId="77777777" w:rsidR="00C34E51" w:rsidRPr="00C34E51" w:rsidRDefault="00B14802">
          <w:pPr>
            <w:jc w:val="both"/>
            <w:rPr>
              <w:sz w:val="24"/>
              <w:szCs w:val="24"/>
              <w:rPrChange w:id="264" w:author="APRENDIZ" w:date="2019-08-06T18:43:00Z">
                <w:rPr/>
              </w:rPrChange>
            </w:rPr>
            <w:pPrChange w:id="265" w:author="APRENDIZ" w:date="2019-08-06T18:43:00Z">
              <w:pPr/>
            </w:pPrChange>
          </w:pPr>
          <w:r>
            <w:t xml:space="preserve">     </w:t>
          </w:r>
          <w:sdt>
            <w:sdtPr>
              <w:tag w:val="goog_rdk_313"/>
              <w:id w:val="-911161086"/>
            </w:sdtPr>
            <w:sdtEndPr/>
            <w:sdtContent/>
          </w:sdt>
        </w:p>
      </w:sdtContent>
    </w:sdt>
    <w:sdt>
      <w:sdtPr>
        <w:tag w:val="goog_rdk_316"/>
        <w:id w:val="-1629924971"/>
      </w:sdtPr>
      <w:sdtEndPr/>
      <w:sdtContent>
        <w:p w14:paraId="0CFC448B" w14:textId="77777777" w:rsidR="00C34E51" w:rsidRPr="00C34E51" w:rsidRDefault="00686957">
          <w:pPr>
            <w:jc w:val="both"/>
            <w:rPr>
              <w:sz w:val="24"/>
              <w:szCs w:val="24"/>
              <w:rPrChange w:id="266" w:author="APRENDIZ" w:date="2019-08-06T18:43:00Z">
                <w:rPr/>
              </w:rPrChange>
            </w:rPr>
            <w:pPrChange w:id="267" w:author="APRENDIZ" w:date="2019-08-06T18:43:00Z">
              <w:pPr/>
            </w:pPrChange>
          </w:pPr>
          <w:sdt>
            <w:sdtPr>
              <w:tag w:val="goog_rdk_315"/>
              <w:id w:val="-1778254236"/>
            </w:sdtPr>
            <w:sdtEndPr/>
            <w:sdtContent/>
          </w:sdt>
        </w:p>
      </w:sdtContent>
    </w:sdt>
    <w:sdt>
      <w:sdtPr>
        <w:tag w:val="goog_rdk_318"/>
        <w:id w:val="479195300"/>
      </w:sdtPr>
      <w:sdtEndPr/>
      <w:sdtContent>
        <w:p w14:paraId="44DE4676" w14:textId="77777777" w:rsidR="00C34E51" w:rsidRPr="00C34E51" w:rsidRDefault="00B14802">
          <w:pPr>
            <w:jc w:val="both"/>
            <w:rPr>
              <w:sz w:val="24"/>
              <w:szCs w:val="24"/>
              <w:rPrChange w:id="268" w:author="APRENDIZ" w:date="2019-08-06T18:43:00Z">
                <w:rPr/>
              </w:rPrChange>
            </w:rPr>
            <w:pPrChange w:id="269" w:author="APRENDIZ" w:date="2019-08-06T18:43:00Z">
              <w:pPr/>
            </w:pPrChange>
          </w:pPr>
          <w:r>
            <w:t xml:space="preserve">     </w:t>
          </w:r>
          <w:sdt>
            <w:sdtPr>
              <w:tag w:val="goog_rdk_317"/>
              <w:id w:val="415133116"/>
            </w:sdtPr>
            <w:sdtEndPr/>
            <w:sdtContent/>
          </w:sdt>
        </w:p>
      </w:sdtContent>
    </w:sdt>
    <w:sdt>
      <w:sdtPr>
        <w:tag w:val="goog_rdk_320"/>
        <w:id w:val="1146094050"/>
      </w:sdtPr>
      <w:sdtEndPr/>
      <w:sdtContent>
        <w:p w14:paraId="1E41FF07" w14:textId="77777777" w:rsidR="00C34E51" w:rsidRPr="00C34E51" w:rsidRDefault="00B14802">
          <w:pPr>
            <w:jc w:val="both"/>
            <w:rPr>
              <w:sz w:val="24"/>
              <w:szCs w:val="24"/>
              <w:rPrChange w:id="270" w:author="APRENDIZ" w:date="2019-08-06T18:43:00Z">
                <w:rPr/>
              </w:rPrChange>
            </w:rPr>
            <w:pPrChange w:id="271" w:author="APRENDIZ" w:date="2019-08-06T18:43:00Z">
              <w:pPr/>
            </w:pPrChange>
          </w:pPr>
          <w:r>
            <w:t xml:space="preserve">     </w:t>
          </w:r>
          <w:sdt>
            <w:sdtPr>
              <w:tag w:val="goog_rdk_319"/>
              <w:id w:val="881978289"/>
            </w:sdtPr>
            <w:sdtEndPr/>
            <w:sdtContent/>
          </w:sdt>
        </w:p>
      </w:sdtContent>
    </w:sdt>
    <w:sdt>
      <w:sdtPr>
        <w:tag w:val="goog_rdk_322"/>
        <w:id w:val="1697116559"/>
      </w:sdtPr>
      <w:sdtEndPr/>
      <w:sdtContent>
        <w:p w14:paraId="64E16112" w14:textId="77777777" w:rsidR="00C34E51" w:rsidRPr="00C34E51" w:rsidRDefault="00B14802">
          <w:pPr>
            <w:jc w:val="both"/>
            <w:rPr>
              <w:sz w:val="24"/>
              <w:szCs w:val="24"/>
              <w:rPrChange w:id="272" w:author="APRENDIZ" w:date="2019-08-06T18:43:00Z">
                <w:rPr/>
              </w:rPrChange>
            </w:rPr>
            <w:pPrChange w:id="273" w:author="APRENDIZ" w:date="2019-08-06T18:43:00Z">
              <w:pPr/>
            </w:pPrChange>
          </w:pPr>
          <w:r>
            <w:t xml:space="preserve">     </w:t>
          </w:r>
          <w:sdt>
            <w:sdtPr>
              <w:tag w:val="goog_rdk_321"/>
              <w:id w:val="-1799911927"/>
            </w:sdtPr>
            <w:sdtEndPr/>
            <w:sdtContent/>
          </w:sdt>
        </w:p>
      </w:sdtContent>
    </w:sdt>
    <w:sdt>
      <w:sdtPr>
        <w:tag w:val="goog_rdk_326"/>
        <w:id w:val="-2119517292"/>
      </w:sdtPr>
      <w:sdtEndPr/>
      <w:sdtContent>
        <w:p w14:paraId="3555CBDA" w14:textId="77777777" w:rsidR="00C34E51" w:rsidRPr="00C34E51" w:rsidRDefault="00686957">
          <w:pPr>
            <w:jc w:val="both"/>
            <w:rPr>
              <w:del w:id="274" w:author="APRENDIZ" w:date="2019-08-14T19:21:00Z"/>
              <w:sz w:val="24"/>
              <w:szCs w:val="24"/>
              <w:rPrChange w:id="275" w:author="APRENDIZ" w:date="2019-08-06T18:43:00Z">
                <w:rPr>
                  <w:del w:id="276" w:author="APRENDIZ" w:date="2019-08-14T19:21:00Z"/>
                </w:rPr>
              </w:rPrChange>
            </w:rPr>
            <w:pPrChange w:id="277" w:author="APRENDIZ" w:date="2019-08-06T18:43:00Z">
              <w:pPr/>
            </w:pPrChange>
          </w:pPr>
          <w:sdt>
            <w:sdtPr>
              <w:tag w:val="goog_rdk_324"/>
              <w:id w:val="-968900305"/>
            </w:sdtPr>
            <w:sdtEndPr/>
            <w:sdtContent>
              <w:sdt>
                <w:sdtPr>
                  <w:tag w:val="goog_rdk_325"/>
                  <w:id w:val="2062904481"/>
                </w:sdtPr>
                <w:sdtEndPr/>
                <w:sdtContent/>
              </w:sdt>
            </w:sdtContent>
          </w:sdt>
        </w:p>
      </w:sdtContent>
    </w:sdt>
    <w:sdt>
      <w:sdtPr>
        <w:tag w:val="goog_rdk_328"/>
        <w:id w:val="-1079133108"/>
      </w:sdtPr>
      <w:sdtEndPr/>
      <w:sdtContent>
        <w:p w14:paraId="377A3BA5" w14:textId="77777777" w:rsidR="00C34E51" w:rsidRPr="00C34E51" w:rsidRDefault="00686957">
          <w:pPr>
            <w:jc w:val="both"/>
            <w:rPr>
              <w:sz w:val="24"/>
              <w:szCs w:val="24"/>
              <w:rPrChange w:id="278" w:author="APRENDIZ" w:date="2019-08-06T18:43:00Z">
                <w:rPr/>
              </w:rPrChange>
            </w:rPr>
            <w:pPrChange w:id="279" w:author="APRENDIZ" w:date="2019-08-06T18:43:00Z">
              <w:pPr/>
            </w:pPrChange>
          </w:pPr>
          <w:sdt>
            <w:sdtPr>
              <w:tag w:val="goog_rdk_327"/>
              <w:id w:val="-2128379551"/>
            </w:sdtPr>
            <w:sdtEndPr/>
            <w:sdtContent/>
          </w:sdt>
        </w:p>
      </w:sdtContent>
    </w:sdt>
    <w:sdt>
      <w:sdtPr>
        <w:tag w:val="goog_rdk_332"/>
        <w:id w:val="-2090683429"/>
      </w:sdtPr>
      <w:sdtEndPr/>
      <w:sdtContent>
        <w:p w14:paraId="674EED6C" w14:textId="77777777" w:rsidR="00C34E51" w:rsidRPr="00C34E51" w:rsidRDefault="00686957">
          <w:pPr>
            <w:jc w:val="both"/>
            <w:rPr>
              <w:del w:id="280" w:author="APRENDIZ" w:date="2019-08-14T19:20:00Z"/>
              <w:sz w:val="24"/>
              <w:szCs w:val="24"/>
              <w:rPrChange w:id="281" w:author="APRENDIZ" w:date="2019-08-06T18:43:00Z">
                <w:rPr>
                  <w:del w:id="282" w:author="APRENDIZ" w:date="2019-08-14T19:20:00Z"/>
                </w:rPr>
              </w:rPrChange>
            </w:rPr>
            <w:pPrChange w:id="283" w:author="APRENDIZ" w:date="2019-08-06T18:43:00Z">
              <w:pPr/>
            </w:pPrChange>
          </w:pPr>
          <w:sdt>
            <w:sdtPr>
              <w:tag w:val="goog_rdk_330"/>
              <w:id w:val="-78674489"/>
            </w:sdtPr>
            <w:sdtEndPr/>
            <w:sdtContent>
              <w:sdt>
                <w:sdtPr>
                  <w:tag w:val="goog_rdk_331"/>
                  <w:id w:val="316383702"/>
                </w:sdtPr>
                <w:sdtEndPr/>
                <w:sdtContent/>
              </w:sdt>
            </w:sdtContent>
          </w:sdt>
        </w:p>
      </w:sdtContent>
    </w:sdt>
    <w:sdt>
      <w:sdtPr>
        <w:tag w:val="goog_rdk_335"/>
        <w:id w:val="1167211767"/>
      </w:sdtPr>
      <w:sdtEndPr/>
      <w:sdtContent>
        <w:p w14:paraId="59F7492F" w14:textId="77777777" w:rsidR="00C34E51" w:rsidRPr="00C34E51" w:rsidRDefault="00686957">
          <w:pPr>
            <w:jc w:val="both"/>
            <w:rPr>
              <w:del w:id="284" w:author="APRENDIZ" w:date="2019-08-14T19:20:00Z"/>
              <w:sz w:val="24"/>
              <w:szCs w:val="24"/>
              <w:rPrChange w:id="285" w:author="APRENDIZ" w:date="2019-08-06T18:43:00Z">
                <w:rPr>
                  <w:del w:id="286" w:author="APRENDIZ" w:date="2019-08-14T19:20:00Z"/>
                </w:rPr>
              </w:rPrChange>
            </w:rPr>
            <w:pPrChange w:id="287" w:author="APRENDIZ" w:date="2019-08-06T18:43:00Z">
              <w:pPr/>
            </w:pPrChange>
          </w:pPr>
          <w:sdt>
            <w:sdtPr>
              <w:tag w:val="goog_rdk_333"/>
              <w:id w:val="667675976"/>
            </w:sdtPr>
            <w:sdtEndPr/>
            <w:sdtContent>
              <w:sdt>
                <w:sdtPr>
                  <w:tag w:val="goog_rdk_334"/>
                  <w:id w:val="902869371"/>
                </w:sdtPr>
                <w:sdtEndPr/>
                <w:sdtContent/>
              </w:sdt>
            </w:sdtContent>
          </w:sdt>
        </w:p>
      </w:sdtContent>
    </w:sdt>
    <w:sdt>
      <w:sdtPr>
        <w:tag w:val="goog_rdk_338"/>
        <w:id w:val="-366446106"/>
      </w:sdtPr>
      <w:sdtEndPr/>
      <w:sdtContent>
        <w:p w14:paraId="7EBF8110" w14:textId="77777777" w:rsidR="00C34E51" w:rsidRPr="00C34E51" w:rsidRDefault="00686957">
          <w:pPr>
            <w:jc w:val="both"/>
            <w:rPr>
              <w:del w:id="288" w:author="APRENDIZ" w:date="2019-08-14T19:20:00Z"/>
              <w:sz w:val="24"/>
              <w:szCs w:val="24"/>
              <w:rPrChange w:id="289" w:author="APRENDIZ" w:date="2019-08-06T18:43:00Z">
                <w:rPr>
                  <w:del w:id="290" w:author="APRENDIZ" w:date="2019-08-14T19:20:00Z"/>
                </w:rPr>
              </w:rPrChange>
            </w:rPr>
            <w:pPrChange w:id="291" w:author="APRENDIZ" w:date="2019-08-06T18:43:00Z">
              <w:pPr/>
            </w:pPrChange>
          </w:pPr>
          <w:sdt>
            <w:sdtPr>
              <w:tag w:val="goog_rdk_336"/>
              <w:id w:val="1356468943"/>
            </w:sdtPr>
            <w:sdtEndPr/>
            <w:sdtContent>
              <w:sdt>
                <w:sdtPr>
                  <w:tag w:val="goog_rdk_337"/>
                  <w:id w:val="804816960"/>
                </w:sdtPr>
                <w:sdtEndPr/>
                <w:sdtContent/>
              </w:sdt>
            </w:sdtContent>
          </w:sdt>
        </w:p>
      </w:sdtContent>
    </w:sdt>
    <w:sdt>
      <w:sdtPr>
        <w:tag w:val="goog_rdk_340"/>
        <w:id w:val="-1440759068"/>
      </w:sdtPr>
      <w:sdtEndPr/>
      <w:sdtContent>
        <w:p w14:paraId="13C73FB9" w14:textId="77777777" w:rsidR="00C34E51" w:rsidRPr="00C34E51" w:rsidRDefault="00B14802">
          <w:pPr>
            <w:jc w:val="both"/>
            <w:rPr>
              <w:rPrChange w:id="292" w:author="APRENDIZ" w:date="2019-08-06T18:43:00Z">
                <w:rPr>
                  <w:b/>
                  <w:sz w:val="24"/>
                  <w:szCs w:val="24"/>
                </w:rPr>
              </w:rPrChange>
            </w:rPr>
            <w:pPrChange w:id="293" w:author="APRENDIZ" w:date="2019-08-06T18:43:00Z">
              <w:pPr/>
            </w:pPrChange>
          </w:pPr>
          <w:r>
            <w:rPr>
              <w:b/>
              <w:sz w:val="24"/>
              <w:szCs w:val="24"/>
            </w:rPr>
            <w:t>Preparación para sistema operativo Windows</w:t>
          </w:r>
          <w:sdt>
            <w:sdtPr>
              <w:tag w:val="goog_rdk_339"/>
              <w:id w:val="-804391919"/>
            </w:sdtPr>
            <w:sdtEndPr/>
            <w:sdtContent/>
          </w:sdt>
        </w:p>
      </w:sdtContent>
    </w:sdt>
    <w:sdt>
      <w:sdtPr>
        <w:tag w:val="goog_rdk_341"/>
        <w:id w:val="-9768162"/>
      </w:sdtPr>
      <w:sdtEndPr/>
      <w:sdtContent>
        <w:p w14:paraId="5DE447E4" w14:textId="77777777" w:rsidR="00C34E51" w:rsidRPr="00C34E51" w:rsidRDefault="00B14802">
          <w:pPr>
            <w:jc w:val="both"/>
            <w:rPr>
              <w:rPrChange w:id="294" w:author="APRENDIZ" w:date="2019-08-06T18:43:00Z">
                <w:rPr>
                  <w:sz w:val="24"/>
                  <w:szCs w:val="24"/>
                </w:rPr>
              </w:rPrChange>
            </w:rPr>
            <w:pPrChange w:id="295" w:author="APRENDIZ" w:date="2019-08-06T18:43:00Z">
              <w:pPr/>
            </w:pPrChange>
          </w:pPr>
          <w:r>
            <w:rPr>
              <w:sz w:val="24"/>
              <w:szCs w:val="24"/>
            </w:rPr>
            <w:t xml:space="preserve"> </w:t>
          </w:r>
        </w:p>
      </w:sdtContent>
    </w:sdt>
    <w:sdt>
      <w:sdtPr>
        <w:tag w:val="goog_rdk_342"/>
        <w:id w:val="1015354392"/>
      </w:sdtPr>
      <w:sdtEndPr/>
      <w:sdtContent>
        <w:p w14:paraId="19A6CBB3" w14:textId="77777777" w:rsidR="00C34E51" w:rsidRPr="00C34E51" w:rsidRDefault="00B14802">
          <w:pPr>
            <w:jc w:val="both"/>
            <w:rPr>
              <w:rPrChange w:id="296" w:author="APRENDIZ" w:date="2019-08-06T18:43:00Z">
                <w:rPr>
                  <w:sz w:val="24"/>
                  <w:szCs w:val="24"/>
                </w:rPr>
              </w:rPrChange>
            </w:rPr>
            <w:pPrChange w:id="297" w:author="APRENDIZ" w:date="2019-08-06T18:43:00Z">
              <w:pPr/>
            </w:pPrChange>
          </w:pPr>
          <w:r>
            <w:rPr>
              <w:sz w:val="24"/>
              <w:szCs w:val="24"/>
            </w:rPr>
            <w:t>La instalación del sistema SOS Documental requiere de algunos pasos previos, con el objetivo de lograr una instalación exitosa. Bajar programas desde Internet</w:t>
          </w:r>
        </w:p>
      </w:sdtContent>
    </w:sdt>
    <w:sdt>
      <w:sdtPr>
        <w:tag w:val="goog_rdk_344"/>
        <w:id w:val="-1332212144"/>
      </w:sdtPr>
      <w:sdtEndPr/>
      <w:sdtContent>
        <w:p w14:paraId="2EE14BA6" w14:textId="77777777" w:rsidR="00C34E51" w:rsidRPr="00C34E51" w:rsidRDefault="00686957">
          <w:pPr>
            <w:jc w:val="both"/>
            <w:rPr>
              <w:sz w:val="24"/>
              <w:szCs w:val="24"/>
              <w:rPrChange w:id="298" w:author="APRENDIZ" w:date="2019-08-06T18:43:00Z">
                <w:rPr/>
              </w:rPrChange>
            </w:rPr>
            <w:pPrChange w:id="299" w:author="APRENDIZ" w:date="2019-08-06T18:43:00Z">
              <w:pPr/>
            </w:pPrChange>
          </w:pPr>
          <w:sdt>
            <w:sdtPr>
              <w:tag w:val="goog_rdk_343"/>
              <w:id w:val="545196095"/>
            </w:sdtPr>
            <w:sdtEndPr/>
            <w:sdtContent/>
          </w:sdt>
        </w:p>
      </w:sdtContent>
    </w:sdt>
    <w:sdt>
      <w:sdtPr>
        <w:tag w:val="goog_rdk_346"/>
        <w:id w:val="312762320"/>
      </w:sdtPr>
      <w:sdtEndPr/>
      <w:sdtContent>
        <w:p w14:paraId="141FECEF" w14:textId="77777777" w:rsidR="00C34E51" w:rsidRPr="00C34E51" w:rsidRDefault="00B14802">
          <w:pPr>
            <w:jc w:val="both"/>
            <w:rPr>
              <w:rPrChange w:id="300" w:author="APRENDIZ" w:date="2019-08-06T18:43:00Z">
                <w:rPr>
                  <w:b/>
                  <w:sz w:val="24"/>
                  <w:szCs w:val="24"/>
                </w:rPr>
              </w:rPrChange>
            </w:rPr>
            <w:pPrChange w:id="301" w:author="APRENDIZ" w:date="2019-08-06T18:43:00Z">
              <w:pPr/>
            </w:pPrChange>
          </w:pPr>
          <w:r>
            <w:rPr>
              <w:b/>
              <w:sz w:val="24"/>
              <w:szCs w:val="24"/>
            </w:rPr>
            <w:t>Bajar programas desde Internet</w:t>
          </w:r>
          <w:sdt>
            <w:sdtPr>
              <w:tag w:val="goog_rdk_345"/>
              <w:id w:val="1712464760"/>
            </w:sdtPr>
            <w:sdtEndPr/>
            <w:sdtContent/>
          </w:sdt>
        </w:p>
      </w:sdtContent>
    </w:sdt>
    <w:sdt>
      <w:sdtPr>
        <w:tag w:val="goog_rdk_348"/>
        <w:id w:val="-657468309"/>
      </w:sdtPr>
      <w:sdtEndPr/>
      <w:sdtContent>
        <w:p w14:paraId="27D14732" w14:textId="77777777" w:rsidR="00C34E51" w:rsidRPr="00C34E51" w:rsidRDefault="00B14802">
          <w:pPr>
            <w:jc w:val="both"/>
            <w:rPr>
              <w:rPrChange w:id="302" w:author="APRENDIZ" w:date="2019-08-06T18:43:00Z">
                <w:rPr>
                  <w:b/>
                  <w:sz w:val="24"/>
                  <w:szCs w:val="24"/>
                </w:rPr>
              </w:rPrChange>
            </w:rPr>
            <w:pPrChange w:id="303" w:author="APRENDIZ" w:date="2019-08-06T18:43:00Z">
              <w:pPr/>
            </w:pPrChange>
          </w:pPr>
          <w:r>
            <w:rPr>
              <w:b/>
              <w:sz w:val="24"/>
              <w:szCs w:val="24"/>
            </w:rPr>
            <w:t>Base de datos</w:t>
          </w:r>
          <w:sdt>
            <w:sdtPr>
              <w:tag w:val="goog_rdk_347"/>
              <w:id w:val="-13231482"/>
            </w:sdtPr>
            <w:sdtEndPr/>
            <w:sdtContent/>
          </w:sdt>
        </w:p>
      </w:sdtContent>
    </w:sdt>
    <w:sdt>
      <w:sdtPr>
        <w:tag w:val="goog_rdk_350"/>
        <w:id w:val="272823679"/>
      </w:sdtPr>
      <w:sdtEndPr/>
      <w:sdtContent>
        <w:p w14:paraId="22A50FC0" w14:textId="77777777" w:rsidR="00C34E51" w:rsidRPr="00C34E51" w:rsidRDefault="00686957">
          <w:pPr>
            <w:jc w:val="both"/>
            <w:rPr>
              <w:sz w:val="24"/>
              <w:szCs w:val="24"/>
              <w:rPrChange w:id="304" w:author="APRENDIZ" w:date="2019-08-06T18:43:00Z">
                <w:rPr>
                  <w:b/>
                  <w:sz w:val="28"/>
                  <w:szCs w:val="28"/>
                </w:rPr>
              </w:rPrChange>
            </w:rPr>
            <w:pPrChange w:id="305" w:author="APRENDIZ" w:date="2019-08-06T18:43:00Z">
              <w:pPr/>
            </w:pPrChange>
          </w:pPr>
          <w:sdt>
            <w:sdtPr>
              <w:tag w:val="goog_rdk_349"/>
              <w:id w:val="1908334080"/>
            </w:sdtPr>
            <w:sdtEndPr/>
            <w:sdtContent/>
          </w:sdt>
        </w:p>
      </w:sdtContent>
    </w:sdt>
    <w:sdt>
      <w:sdtPr>
        <w:tag w:val="goog_rdk_352"/>
        <w:id w:val="-939370485"/>
      </w:sdtPr>
      <w:sdtEndPr/>
      <w:sdtContent>
        <w:p w14:paraId="3159F046" w14:textId="77777777" w:rsidR="00C34E51" w:rsidRPr="00C34E51" w:rsidRDefault="00B14802">
          <w:pPr>
            <w:jc w:val="both"/>
            <w:rPr>
              <w:rPrChange w:id="306" w:author="APRENDIZ" w:date="2019-08-06T18:43:00Z">
                <w:rPr>
                  <w:b/>
                  <w:sz w:val="24"/>
                  <w:szCs w:val="24"/>
                </w:rPr>
              </w:rPrChange>
            </w:rPr>
            <w:pPrChange w:id="307" w:author="APRENDIZ" w:date="2019-08-06T18:43:00Z">
              <w:pPr/>
            </w:pPrChange>
          </w:pPr>
          <w:r>
            <w:rPr>
              <w:b/>
              <w:sz w:val="24"/>
              <w:szCs w:val="24"/>
            </w:rPr>
            <w:t xml:space="preserve">MySQL </w:t>
          </w:r>
          <w:proofErr w:type="spellStart"/>
          <w:r>
            <w:rPr>
              <w:b/>
              <w:color w:val="222222"/>
              <w:sz w:val="24"/>
              <w:szCs w:val="24"/>
              <w:highlight w:val="white"/>
            </w:rPr>
            <w:t>Workbench</w:t>
          </w:r>
          <w:proofErr w:type="spellEnd"/>
          <w:sdt>
            <w:sdtPr>
              <w:tag w:val="goog_rdk_351"/>
              <w:id w:val="-2125076072"/>
            </w:sdtPr>
            <w:sdtEndPr/>
            <w:sdtContent/>
          </w:sdt>
        </w:p>
      </w:sdtContent>
    </w:sdt>
    <w:sdt>
      <w:sdtPr>
        <w:tag w:val="goog_rdk_354"/>
        <w:id w:val="-814875600"/>
      </w:sdtPr>
      <w:sdtEndPr/>
      <w:sdtContent>
        <w:p w14:paraId="626377C2" w14:textId="77777777" w:rsidR="00C34E51" w:rsidRPr="00C34E51" w:rsidRDefault="00B14802">
          <w:pPr>
            <w:jc w:val="both"/>
            <w:rPr>
              <w:rPrChange w:id="308" w:author="APRENDIZ" w:date="2019-08-06T18:43:00Z">
                <w:rPr>
                  <w:b/>
                  <w:sz w:val="24"/>
                  <w:szCs w:val="24"/>
                </w:rPr>
              </w:rPrChange>
            </w:rPr>
            <w:pPrChange w:id="309" w:author="APRENDIZ" w:date="2019-08-06T18:43:00Z">
              <w:pPr/>
            </w:pPrChange>
          </w:pPr>
          <w:r>
            <w:rPr>
              <w:color w:val="222222"/>
              <w:sz w:val="24"/>
              <w:szCs w:val="24"/>
              <w:highlight w:val="white"/>
            </w:rPr>
            <w:t>Es una herramienta visual de diseño de bases de datos que integra desarrollo de software, administración de bases de datos, diseño de bases de datos, gestión y mantenimiento para el sistema de base de datos </w:t>
          </w:r>
          <w:r>
            <w:fldChar w:fldCharType="begin"/>
          </w:r>
          <w:r>
            <w:instrText xml:space="preserve"> HYPERLINK "https://es.wikipedia.org/wiki/MySQL" \h </w:instrText>
          </w:r>
          <w:r>
            <w:fldChar w:fldCharType="separate"/>
          </w:r>
          <w:r>
            <w:rPr>
              <w:color w:val="000000"/>
              <w:sz w:val="24"/>
              <w:szCs w:val="24"/>
              <w:highlight w:val="white"/>
            </w:rPr>
            <w:t>MySQL</w:t>
          </w:r>
          <w:r>
            <w:rPr>
              <w:color w:val="000000"/>
              <w:sz w:val="24"/>
              <w:szCs w:val="24"/>
              <w:highlight w:val="white"/>
            </w:rPr>
            <w:fldChar w:fldCharType="end"/>
          </w:r>
          <w:r>
            <w:rPr>
              <w:sz w:val="24"/>
              <w:szCs w:val="24"/>
              <w:highlight w:val="white"/>
            </w:rPr>
            <w:t>.</w:t>
          </w:r>
          <w:sdt>
            <w:sdtPr>
              <w:tag w:val="goog_rdk_353"/>
              <w:id w:val="-67425790"/>
            </w:sdtPr>
            <w:sdtEndPr/>
            <w:sdtContent/>
          </w:sdt>
        </w:p>
      </w:sdtContent>
    </w:sdt>
    <w:sdt>
      <w:sdtPr>
        <w:tag w:val="goog_rdk_356"/>
        <w:id w:val="-1700926813"/>
      </w:sdtPr>
      <w:sdtEndPr/>
      <w:sdtContent>
        <w:p w14:paraId="1CF62E83" w14:textId="77777777" w:rsidR="00C34E51" w:rsidRPr="00C34E51" w:rsidRDefault="00686957">
          <w:pPr>
            <w:jc w:val="both"/>
            <w:rPr>
              <w:sz w:val="24"/>
              <w:szCs w:val="24"/>
              <w:rPrChange w:id="310" w:author="APRENDIZ" w:date="2019-08-06T18:43:00Z">
                <w:rPr/>
              </w:rPrChange>
            </w:rPr>
            <w:pPrChange w:id="311" w:author="APRENDIZ" w:date="2019-08-06T18:43:00Z">
              <w:pPr/>
            </w:pPrChange>
          </w:pPr>
          <w:sdt>
            <w:sdtPr>
              <w:tag w:val="goog_rdk_355"/>
              <w:id w:val="649413075"/>
            </w:sdtPr>
            <w:sdtEndPr/>
            <w:sdtContent/>
          </w:sdt>
        </w:p>
      </w:sdtContent>
    </w:sdt>
    <w:sdt>
      <w:sdtPr>
        <w:tag w:val="goog_rdk_358"/>
        <w:id w:val="-1508745976"/>
      </w:sdtPr>
      <w:sdtEndPr/>
      <w:sdtContent>
        <w:p w14:paraId="2B6313AF" w14:textId="77777777" w:rsidR="00C34E51" w:rsidRPr="00C34E51" w:rsidRDefault="00B14802">
          <w:pPr>
            <w:jc w:val="both"/>
            <w:rPr>
              <w:rPrChange w:id="312" w:author="APRENDIZ" w:date="2019-08-06T18:43:00Z">
                <w:rPr>
                  <w:sz w:val="24"/>
                  <w:szCs w:val="24"/>
                </w:rPr>
              </w:rPrChange>
            </w:rPr>
            <w:pPrChange w:id="313" w:author="APRENDIZ" w:date="2019-08-06T18:43:00Z">
              <w:pPr/>
            </w:pPrChange>
          </w:pPr>
          <w:r>
            <w:rPr>
              <w:b/>
              <w:sz w:val="24"/>
              <w:szCs w:val="24"/>
            </w:rPr>
            <w:t>1.</w:t>
          </w:r>
          <w:r>
            <w:rPr>
              <w:sz w:val="24"/>
              <w:szCs w:val="24"/>
            </w:rPr>
            <w:t xml:space="preserve"> Descargar MySQL para Windows</w:t>
          </w:r>
          <w:sdt>
            <w:sdtPr>
              <w:tag w:val="goog_rdk_357"/>
              <w:id w:val="-306629943"/>
            </w:sdtPr>
            <w:sdtEndPr/>
            <w:sdtContent/>
          </w:sdt>
        </w:p>
      </w:sdtContent>
    </w:sdt>
    <w:sdt>
      <w:sdtPr>
        <w:tag w:val="goog_rdk_360"/>
        <w:id w:val="-411783247"/>
      </w:sdtPr>
      <w:sdtEndPr/>
      <w:sdtContent>
        <w:p w14:paraId="12F6EDFA" w14:textId="77777777" w:rsidR="00C34E51" w:rsidRPr="00C34E51" w:rsidRDefault="00B14802">
          <w:pPr>
            <w:jc w:val="both"/>
            <w:rPr>
              <w:rPrChange w:id="314" w:author="APRENDIZ" w:date="2019-08-06T18:43:00Z">
                <w:rPr>
                  <w:sz w:val="24"/>
                  <w:szCs w:val="24"/>
                </w:rPr>
              </w:rPrChange>
            </w:rPr>
            <w:pPrChange w:id="315" w:author="APRENDIZ" w:date="2019-08-06T18:43:00Z">
              <w:pPr/>
            </w:pPrChange>
          </w:pPr>
          <w:r>
            <w:rPr>
              <w:sz w:val="24"/>
              <w:szCs w:val="24"/>
            </w:rPr>
            <w:t>Desde el siguiente </w:t>
          </w:r>
          <w:r>
            <w:fldChar w:fldCharType="begin"/>
          </w:r>
          <w:r>
            <w:instrText xml:space="preserve"> HYPERLINK "https://dev.mysql.com/downloads/installer/" \h </w:instrText>
          </w:r>
          <w:r>
            <w:fldChar w:fldCharType="separate"/>
          </w:r>
          <w:r>
            <w:rPr>
              <w:color w:val="0000FF"/>
              <w:sz w:val="24"/>
              <w:szCs w:val="24"/>
              <w:u w:val="single"/>
            </w:rPr>
            <w:t>enlace </w:t>
          </w:r>
          <w:r>
            <w:rPr>
              <w:color w:val="0000FF"/>
              <w:sz w:val="24"/>
              <w:szCs w:val="24"/>
              <w:u w:val="single"/>
            </w:rPr>
            <w:fldChar w:fldCharType="end"/>
          </w:r>
          <w:r>
            <w:rPr>
              <w:sz w:val="24"/>
              <w:szCs w:val="24"/>
            </w:rPr>
            <w:t>descarga la última versión disponible de MySQL totalmente gratis.</w:t>
          </w:r>
          <w:sdt>
            <w:sdtPr>
              <w:tag w:val="goog_rdk_359"/>
              <w:id w:val="1224637483"/>
            </w:sdtPr>
            <w:sdtEndPr/>
            <w:sdtContent/>
          </w:sdt>
        </w:p>
      </w:sdtContent>
    </w:sdt>
    <w:sdt>
      <w:sdtPr>
        <w:tag w:val="goog_rdk_362"/>
        <w:id w:val="1353078548"/>
      </w:sdtPr>
      <w:sdtEndPr/>
      <w:sdtContent>
        <w:p w14:paraId="26145BA6" w14:textId="77777777" w:rsidR="00C34E51" w:rsidRPr="00C34E51" w:rsidRDefault="00B14802">
          <w:pPr>
            <w:jc w:val="center"/>
            <w:rPr>
              <w:rPrChange w:id="316" w:author="APRENDIZ" w:date="2019-08-06T18:51:00Z">
                <w:rPr>
                  <w:sz w:val="24"/>
                  <w:szCs w:val="24"/>
                </w:rPr>
              </w:rPrChange>
            </w:rPr>
            <w:pPrChange w:id="317" w:author="APRENDIZ" w:date="2019-08-06T18:51:00Z">
              <w:pPr/>
            </w:pPrChange>
          </w:pPr>
          <w:r>
            <w:rPr>
              <w:noProof/>
              <w:sz w:val="24"/>
              <w:szCs w:val="24"/>
            </w:rPr>
            <w:drawing>
              <wp:inline distT="0" distB="0" distL="0" distR="0" wp14:anchorId="3D5E02C2" wp14:editId="5A9CACE8">
                <wp:extent cx="5899318" cy="2366554"/>
                <wp:effectExtent l="0" t="0" r="0" b="0"/>
                <wp:docPr id="142" name="image31.png" descr="mysql_1"/>
                <wp:cNvGraphicFramePr/>
                <a:graphic xmlns:a="http://schemas.openxmlformats.org/drawingml/2006/main">
                  <a:graphicData uri="http://schemas.openxmlformats.org/drawingml/2006/picture">
                    <pic:pic xmlns:pic="http://schemas.openxmlformats.org/drawingml/2006/picture">
                      <pic:nvPicPr>
                        <pic:cNvPr id="0" name="image31.png" descr="mysql_1"/>
                        <pic:cNvPicPr preferRelativeResize="0"/>
                      </pic:nvPicPr>
                      <pic:blipFill>
                        <a:blip r:embed="rId11"/>
                        <a:srcRect/>
                        <a:stretch>
                          <a:fillRect/>
                        </a:stretch>
                      </pic:blipFill>
                      <pic:spPr>
                        <a:xfrm>
                          <a:off x="0" y="0"/>
                          <a:ext cx="5899318" cy="2366554"/>
                        </a:xfrm>
                        <a:prstGeom prst="rect">
                          <a:avLst/>
                        </a:prstGeom>
                        <a:ln/>
                      </pic:spPr>
                    </pic:pic>
                  </a:graphicData>
                </a:graphic>
              </wp:inline>
            </w:drawing>
          </w:r>
          <w:sdt>
            <w:sdtPr>
              <w:tag w:val="goog_rdk_361"/>
              <w:id w:val="1891994938"/>
            </w:sdtPr>
            <w:sdtEndPr/>
            <w:sdtContent/>
          </w:sdt>
        </w:p>
      </w:sdtContent>
    </w:sdt>
    <w:sdt>
      <w:sdtPr>
        <w:tag w:val="goog_rdk_364"/>
        <w:id w:val="-2107951931"/>
      </w:sdtPr>
      <w:sdtEndPr/>
      <w:sdtContent>
        <w:p w14:paraId="760CC23F" w14:textId="77777777" w:rsidR="00C34E51" w:rsidRPr="00C34E51" w:rsidRDefault="00B14802">
          <w:pPr>
            <w:jc w:val="both"/>
            <w:rPr>
              <w:rPrChange w:id="318" w:author="APRENDIZ" w:date="2019-08-06T18:43:00Z">
                <w:rPr>
                  <w:sz w:val="24"/>
                  <w:szCs w:val="24"/>
                </w:rPr>
              </w:rPrChange>
            </w:rPr>
            <w:pPrChange w:id="319" w:author="APRENDIZ" w:date="2019-08-06T18:43:00Z">
              <w:pPr/>
            </w:pPrChange>
          </w:pPr>
          <w:r>
            <w:rPr>
              <w:sz w:val="24"/>
              <w:szCs w:val="24"/>
            </w:rPr>
            <w:t>Te aparecerá una pantalla con la versión del Sistema Operativo que está actualmente instalado en tu PC y dos opciones a elegir. La primera opción descarga un pequeño instalador que se conecta con el servidor de MySQL para ir descargando los demás archivos mientras se va instalando. La segunda opción descarga el instalador completo y no se necesita de una conexión a Internet para realizar la instalación.</w:t>
          </w:r>
          <w:sdt>
            <w:sdtPr>
              <w:tag w:val="goog_rdk_363"/>
              <w:id w:val="-198088194"/>
            </w:sdtPr>
            <w:sdtEndPr/>
            <w:sdtContent/>
          </w:sdt>
        </w:p>
      </w:sdtContent>
    </w:sdt>
    <w:sdt>
      <w:sdtPr>
        <w:tag w:val="goog_rdk_366"/>
        <w:id w:val="1385528653"/>
      </w:sdtPr>
      <w:sdtEndPr/>
      <w:sdtContent>
        <w:p w14:paraId="6284EE02" w14:textId="77777777" w:rsidR="00C34E51" w:rsidRPr="00C34E51" w:rsidRDefault="00B14802">
          <w:pPr>
            <w:jc w:val="center"/>
            <w:rPr>
              <w:rPrChange w:id="320" w:author="APRENDIZ" w:date="2019-08-06T18:51:00Z">
                <w:rPr>
                  <w:sz w:val="24"/>
                  <w:szCs w:val="24"/>
                </w:rPr>
              </w:rPrChange>
            </w:rPr>
            <w:pPrChange w:id="321" w:author="APRENDIZ" w:date="2019-08-06T18:51:00Z">
              <w:pPr/>
            </w:pPrChange>
          </w:pPr>
          <w:r>
            <w:rPr>
              <w:noProof/>
              <w:sz w:val="24"/>
              <w:szCs w:val="24"/>
            </w:rPr>
            <w:drawing>
              <wp:inline distT="0" distB="0" distL="0" distR="0" wp14:anchorId="47A237B8" wp14:editId="354055DA">
                <wp:extent cx="5705095" cy="2708869"/>
                <wp:effectExtent l="0" t="0" r="0" b="0"/>
                <wp:docPr id="144" name="image26.png" descr="mysql_2"/>
                <wp:cNvGraphicFramePr/>
                <a:graphic xmlns:a="http://schemas.openxmlformats.org/drawingml/2006/main">
                  <a:graphicData uri="http://schemas.openxmlformats.org/drawingml/2006/picture">
                    <pic:pic xmlns:pic="http://schemas.openxmlformats.org/drawingml/2006/picture">
                      <pic:nvPicPr>
                        <pic:cNvPr id="0" name="image26.png" descr="mysql_2"/>
                        <pic:cNvPicPr preferRelativeResize="0"/>
                      </pic:nvPicPr>
                      <pic:blipFill>
                        <a:blip r:embed="rId12"/>
                        <a:srcRect/>
                        <a:stretch>
                          <a:fillRect/>
                        </a:stretch>
                      </pic:blipFill>
                      <pic:spPr>
                        <a:xfrm>
                          <a:off x="0" y="0"/>
                          <a:ext cx="5705095" cy="2708869"/>
                        </a:xfrm>
                        <a:prstGeom prst="rect">
                          <a:avLst/>
                        </a:prstGeom>
                        <a:ln/>
                      </pic:spPr>
                    </pic:pic>
                  </a:graphicData>
                </a:graphic>
              </wp:inline>
            </w:drawing>
          </w:r>
          <w:sdt>
            <w:sdtPr>
              <w:tag w:val="goog_rdk_365"/>
              <w:id w:val="-1176504815"/>
            </w:sdtPr>
            <w:sdtEndPr/>
            <w:sdtContent/>
          </w:sdt>
        </w:p>
      </w:sdtContent>
    </w:sdt>
    <w:sdt>
      <w:sdtPr>
        <w:tag w:val="goog_rdk_368"/>
        <w:id w:val="216711720"/>
      </w:sdtPr>
      <w:sdtEndPr/>
      <w:sdtContent>
        <w:p w14:paraId="20ABBE23" w14:textId="77777777" w:rsidR="00C34E51" w:rsidRPr="00C34E51" w:rsidRDefault="00B14802">
          <w:pPr>
            <w:jc w:val="both"/>
            <w:rPr>
              <w:rPrChange w:id="322" w:author="APRENDIZ" w:date="2019-08-06T18:43:00Z">
                <w:rPr>
                  <w:sz w:val="24"/>
                  <w:szCs w:val="24"/>
                </w:rPr>
              </w:rPrChange>
            </w:rPr>
            <w:pPrChange w:id="323" w:author="APRENDIZ" w:date="2019-08-06T18:43:00Z">
              <w:pPr/>
            </w:pPrChange>
          </w:pPr>
          <w:r>
            <w:rPr>
              <w:sz w:val="24"/>
              <w:szCs w:val="24"/>
            </w:rPr>
            <w:t>Después de seleccionar el instalador de tu preferencia te aparecerá una pantalla para que te registre en la página de MySQL.com y puedas autenticarte. Puedes evitar esta inscripción seleccionando la opción que está en círculo rojo </w:t>
          </w:r>
          <w:r>
            <w:rPr>
              <w:b/>
              <w:sz w:val="24"/>
              <w:szCs w:val="24"/>
            </w:rPr>
            <w:t xml:space="preserve">No </w:t>
          </w:r>
          <w:proofErr w:type="spellStart"/>
          <w:r>
            <w:rPr>
              <w:b/>
              <w:sz w:val="24"/>
              <w:szCs w:val="24"/>
            </w:rPr>
            <w:t>thanks</w:t>
          </w:r>
          <w:proofErr w:type="spellEnd"/>
          <w:r>
            <w:rPr>
              <w:b/>
              <w:sz w:val="24"/>
              <w:szCs w:val="24"/>
            </w:rPr>
            <w:t xml:space="preserve">, </w:t>
          </w:r>
          <w:proofErr w:type="spellStart"/>
          <w:r>
            <w:rPr>
              <w:b/>
              <w:sz w:val="24"/>
              <w:szCs w:val="24"/>
            </w:rPr>
            <w:t>just</w:t>
          </w:r>
          <w:proofErr w:type="spellEnd"/>
          <w:r>
            <w:rPr>
              <w:b/>
              <w:sz w:val="24"/>
              <w:szCs w:val="24"/>
            </w:rPr>
            <w:t xml:space="preserve"> </w:t>
          </w:r>
          <w:proofErr w:type="spellStart"/>
          <w:r>
            <w:rPr>
              <w:b/>
              <w:sz w:val="24"/>
              <w:szCs w:val="24"/>
            </w:rPr>
            <w:t>start</w:t>
          </w:r>
          <w:proofErr w:type="spellEnd"/>
          <w:r>
            <w:rPr>
              <w:b/>
              <w:sz w:val="24"/>
              <w:szCs w:val="24"/>
            </w:rPr>
            <w:t xml:space="preserve"> </w:t>
          </w:r>
          <w:proofErr w:type="spellStart"/>
          <w:r>
            <w:rPr>
              <w:b/>
              <w:sz w:val="24"/>
              <w:szCs w:val="24"/>
            </w:rPr>
            <w:t>my</w:t>
          </w:r>
          <w:proofErr w:type="spellEnd"/>
          <w:r>
            <w:rPr>
              <w:b/>
              <w:sz w:val="24"/>
              <w:szCs w:val="24"/>
            </w:rPr>
            <w:t xml:space="preserve"> </w:t>
          </w:r>
          <w:proofErr w:type="spellStart"/>
          <w:r>
            <w:rPr>
              <w:b/>
              <w:sz w:val="24"/>
              <w:szCs w:val="24"/>
            </w:rPr>
            <w:t>download</w:t>
          </w:r>
          <w:proofErr w:type="spellEnd"/>
          <w:r>
            <w:rPr>
              <w:b/>
              <w:sz w:val="24"/>
              <w:szCs w:val="24"/>
            </w:rPr>
            <w:t> </w:t>
          </w:r>
          <w:r>
            <w:rPr>
              <w:sz w:val="24"/>
              <w:szCs w:val="24"/>
            </w:rPr>
            <w:t>y se comenzara a descargar el instalador en la carpeta </w:t>
          </w:r>
          <w:r>
            <w:rPr>
              <w:b/>
              <w:sz w:val="24"/>
              <w:szCs w:val="24"/>
            </w:rPr>
            <w:t>Descargas</w:t>
          </w:r>
          <w:r>
            <w:rPr>
              <w:sz w:val="24"/>
              <w:szCs w:val="24"/>
            </w:rPr>
            <w:t> de tu PC.</w:t>
          </w:r>
          <w:sdt>
            <w:sdtPr>
              <w:tag w:val="goog_rdk_367"/>
              <w:id w:val="1339653118"/>
            </w:sdtPr>
            <w:sdtEndPr/>
            <w:sdtContent/>
          </w:sdt>
        </w:p>
      </w:sdtContent>
    </w:sdt>
    <w:sdt>
      <w:sdtPr>
        <w:tag w:val="goog_rdk_371"/>
        <w:id w:val="497848638"/>
      </w:sdtPr>
      <w:sdtEndPr/>
      <w:sdtContent>
        <w:p w14:paraId="77A9FE68" w14:textId="77777777" w:rsidR="00C34E51" w:rsidRDefault="00686957">
          <w:pPr>
            <w:jc w:val="both"/>
            <w:rPr>
              <w:ins w:id="324" w:author="APRENDIZ" w:date="2019-08-06T18:44:00Z"/>
              <w:sz w:val="24"/>
              <w:szCs w:val="24"/>
            </w:rPr>
          </w:pPr>
          <w:sdt>
            <w:sdtPr>
              <w:tag w:val="goog_rdk_370"/>
              <w:id w:val="-251126419"/>
            </w:sdtPr>
            <w:sdtEndPr/>
            <w:sdtContent/>
          </w:sdt>
        </w:p>
      </w:sdtContent>
    </w:sdt>
    <w:sdt>
      <w:sdtPr>
        <w:tag w:val="goog_rdk_373"/>
        <w:id w:val="-1991864805"/>
      </w:sdtPr>
      <w:sdtEndPr/>
      <w:sdtContent>
        <w:p w14:paraId="4F91D6BD" w14:textId="77777777" w:rsidR="00C34E51" w:rsidRPr="00C34E51" w:rsidRDefault="00B14802">
          <w:pPr>
            <w:jc w:val="both"/>
            <w:rPr>
              <w:rPrChange w:id="325" w:author="APRENDIZ" w:date="2019-08-06T18:43:00Z">
                <w:rPr>
                  <w:sz w:val="24"/>
                  <w:szCs w:val="24"/>
                </w:rPr>
              </w:rPrChange>
            </w:rPr>
            <w:pPrChange w:id="326" w:author="APRENDIZ" w:date="2019-08-06T18:43:00Z">
              <w:pPr/>
            </w:pPrChange>
          </w:pPr>
          <w:r>
            <w:rPr>
              <w:b/>
              <w:sz w:val="24"/>
              <w:szCs w:val="24"/>
            </w:rPr>
            <w:t>2.</w:t>
          </w:r>
          <w:r>
            <w:rPr>
              <w:sz w:val="24"/>
              <w:szCs w:val="24"/>
            </w:rPr>
            <w:t xml:space="preserve"> Selecciona el tipo de instalación.</w:t>
          </w:r>
          <w:sdt>
            <w:sdtPr>
              <w:tag w:val="goog_rdk_372"/>
              <w:id w:val="1145234587"/>
            </w:sdtPr>
            <w:sdtEndPr/>
            <w:sdtContent/>
          </w:sdt>
        </w:p>
      </w:sdtContent>
    </w:sdt>
    <w:sdt>
      <w:sdtPr>
        <w:tag w:val="goog_rdk_375"/>
        <w:id w:val="-15389654"/>
      </w:sdtPr>
      <w:sdtEndPr/>
      <w:sdtContent>
        <w:p w14:paraId="28E7ED59" w14:textId="77777777" w:rsidR="00C34E51" w:rsidRPr="00C34E51" w:rsidRDefault="00B14802">
          <w:pPr>
            <w:jc w:val="both"/>
            <w:rPr>
              <w:rPrChange w:id="327" w:author="APRENDIZ" w:date="2019-08-06T18:43:00Z">
                <w:rPr>
                  <w:sz w:val="24"/>
                  <w:szCs w:val="24"/>
                </w:rPr>
              </w:rPrChange>
            </w:rPr>
            <w:pPrChange w:id="328" w:author="APRENDIZ" w:date="2019-08-06T18:43:00Z">
              <w:pPr/>
            </w:pPrChange>
          </w:pPr>
          <w:r>
            <w:rPr>
              <w:sz w:val="24"/>
              <w:szCs w:val="24"/>
            </w:rPr>
            <w:t xml:space="preserve">La instalación es muy sencilla, solo debes seguir el asistente y </w:t>
          </w:r>
          <w:proofErr w:type="spellStart"/>
          <w:r>
            <w:rPr>
              <w:sz w:val="24"/>
              <w:szCs w:val="24"/>
            </w:rPr>
            <w:t>el</w:t>
          </w:r>
          <w:proofErr w:type="spellEnd"/>
          <w:r>
            <w:rPr>
              <w:sz w:val="24"/>
              <w:szCs w:val="24"/>
            </w:rPr>
            <w:t xml:space="preserve"> te guiara hasta el final de la instalación. He seleccionado las pantallas más importantes para hacer una explicación más al detalle.</w:t>
          </w:r>
          <w:sdt>
            <w:sdtPr>
              <w:tag w:val="goog_rdk_374"/>
              <w:id w:val="89516728"/>
            </w:sdtPr>
            <w:sdtEndPr/>
            <w:sdtContent/>
          </w:sdt>
        </w:p>
      </w:sdtContent>
    </w:sdt>
    <w:p w14:paraId="64893D41" w14:textId="77777777" w:rsidR="00C34E51" w:rsidRDefault="00B14802">
      <w:pPr>
        <w:jc w:val="center"/>
        <w:rPr>
          <w:sz w:val="24"/>
          <w:szCs w:val="24"/>
        </w:rPr>
      </w:pPr>
      <w:r>
        <w:rPr>
          <w:noProof/>
          <w:sz w:val="24"/>
          <w:szCs w:val="24"/>
        </w:rPr>
        <w:drawing>
          <wp:inline distT="0" distB="0" distL="0" distR="0" wp14:anchorId="002A5508" wp14:editId="730CB64C">
            <wp:extent cx="4242386" cy="3357081"/>
            <wp:effectExtent l="0" t="0" r="0" b="0"/>
            <wp:docPr id="143" name="image35.png" descr="mysql_4"/>
            <wp:cNvGraphicFramePr/>
            <a:graphic xmlns:a="http://schemas.openxmlformats.org/drawingml/2006/main">
              <a:graphicData uri="http://schemas.openxmlformats.org/drawingml/2006/picture">
                <pic:pic xmlns:pic="http://schemas.openxmlformats.org/drawingml/2006/picture">
                  <pic:nvPicPr>
                    <pic:cNvPr id="0" name="image35.png" descr="mysql_4"/>
                    <pic:cNvPicPr preferRelativeResize="0"/>
                  </pic:nvPicPr>
                  <pic:blipFill>
                    <a:blip r:embed="rId13"/>
                    <a:srcRect/>
                    <a:stretch>
                      <a:fillRect/>
                    </a:stretch>
                  </pic:blipFill>
                  <pic:spPr>
                    <a:xfrm>
                      <a:off x="0" y="0"/>
                      <a:ext cx="4242386" cy="3357081"/>
                    </a:xfrm>
                    <a:prstGeom prst="rect">
                      <a:avLst/>
                    </a:prstGeom>
                    <a:ln/>
                  </pic:spPr>
                </pic:pic>
              </a:graphicData>
            </a:graphic>
          </wp:inline>
        </w:drawing>
      </w:r>
    </w:p>
    <w:sdt>
      <w:sdtPr>
        <w:tag w:val="goog_rdk_377"/>
        <w:id w:val="-1845468061"/>
      </w:sdtPr>
      <w:sdtEndPr/>
      <w:sdtContent>
        <w:p w14:paraId="7FFFE337" w14:textId="77777777" w:rsidR="00C34E51" w:rsidRDefault="00B14802">
          <w:pPr>
            <w:jc w:val="both"/>
            <w:rPr>
              <w:ins w:id="329" w:author="APRENDIZ" w:date="2019-08-06T18:47:00Z"/>
              <w:sz w:val="24"/>
              <w:szCs w:val="24"/>
            </w:rPr>
          </w:pPr>
          <w:r>
            <w:rPr>
              <w:sz w:val="24"/>
              <w:szCs w:val="24"/>
            </w:rPr>
            <w:t>Selecciona el tiempo de instalación que deseas instalar de acuerdo a tus necesidades. La instalación </w:t>
          </w:r>
          <w:proofErr w:type="spellStart"/>
          <w:r>
            <w:rPr>
              <w:b/>
              <w:sz w:val="24"/>
              <w:szCs w:val="24"/>
            </w:rPr>
            <w:t>Developer</w:t>
          </w:r>
          <w:proofErr w:type="spellEnd"/>
          <w:r>
            <w:rPr>
              <w:b/>
              <w:sz w:val="24"/>
              <w:szCs w:val="24"/>
            </w:rPr>
            <w:t xml:space="preserve"> Default</w:t>
          </w:r>
          <w:r>
            <w:rPr>
              <w:sz w:val="24"/>
              <w:szCs w:val="24"/>
            </w:rPr>
            <w:t> es la opción predeterminada y la que utilizan los desarrolladores y personas que recién se están iniciando en MySQL.</w:t>
          </w:r>
          <w:sdt>
            <w:sdtPr>
              <w:tag w:val="goog_rdk_376"/>
              <w:id w:val="-1707556548"/>
            </w:sdtPr>
            <w:sdtEndPr/>
            <w:sdtContent/>
          </w:sdt>
        </w:p>
      </w:sdtContent>
    </w:sdt>
    <w:sdt>
      <w:sdtPr>
        <w:tag w:val="goog_rdk_379"/>
        <w:id w:val="-1176030861"/>
      </w:sdtPr>
      <w:sdtEndPr/>
      <w:sdtContent>
        <w:p w14:paraId="16BCB7CF" w14:textId="77777777" w:rsidR="00C34E51" w:rsidRPr="00C34E51" w:rsidRDefault="00686957">
          <w:pPr>
            <w:jc w:val="both"/>
            <w:rPr>
              <w:rPrChange w:id="330" w:author="APRENDIZ" w:date="2019-08-06T18:43:00Z">
                <w:rPr>
                  <w:sz w:val="24"/>
                  <w:szCs w:val="24"/>
                </w:rPr>
              </w:rPrChange>
            </w:rPr>
            <w:pPrChange w:id="331" w:author="APRENDIZ" w:date="2019-08-06T18:43:00Z">
              <w:pPr/>
            </w:pPrChange>
          </w:pPr>
          <w:sdt>
            <w:sdtPr>
              <w:tag w:val="goog_rdk_378"/>
              <w:id w:val="-1939753310"/>
            </w:sdtPr>
            <w:sdtEndPr/>
            <w:sdtContent/>
          </w:sdt>
        </w:p>
      </w:sdtContent>
    </w:sdt>
    <w:sdt>
      <w:sdtPr>
        <w:tag w:val="goog_rdk_381"/>
        <w:id w:val="1648629501"/>
      </w:sdtPr>
      <w:sdtEndPr/>
      <w:sdtContent>
        <w:p w14:paraId="60E4395E" w14:textId="77777777" w:rsidR="00C34E51" w:rsidRPr="00C34E51" w:rsidRDefault="00B14802">
          <w:pPr>
            <w:jc w:val="both"/>
            <w:rPr>
              <w:rPrChange w:id="332" w:author="APRENDIZ" w:date="2019-08-06T18:43:00Z">
                <w:rPr>
                  <w:sz w:val="24"/>
                  <w:szCs w:val="24"/>
                </w:rPr>
              </w:rPrChange>
            </w:rPr>
            <w:pPrChange w:id="333" w:author="APRENDIZ" w:date="2019-08-06T18:43:00Z">
              <w:pPr>
                <w:jc w:val="center"/>
              </w:pPr>
            </w:pPrChange>
          </w:pPr>
          <w:r>
            <w:rPr>
              <w:b/>
              <w:sz w:val="24"/>
              <w:szCs w:val="24"/>
            </w:rPr>
            <w:t>3.</w:t>
          </w:r>
          <w:r>
            <w:rPr>
              <w:sz w:val="24"/>
              <w:szCs w:val="24"/>
            </w:rPr>
            <w:t> Instalar requerimientos</w:t>
          </w:r>
          <w:sdt>
            <w:sdtPr>
              <w:tag w:val="goog_rdk_380"/>
              <w:id w:val="1277525319"/>
            </w:sdtPr>
            <w:sdtEndPr/>
            <w:sdtContent/>
          </w:sdt>
        </w:p>
      </w:sdtContent>
    </w:sdt>
    <w:p w14:paraId="2E79BBB1" w14:textId="77777777" w:rsidR="00C34E51" w:rsidRDefault="00B14802">
      <w:pPr>
        <w:jc w:val="center"/>
        <w:rPr>
          <w:sz w:val="24"/>
          <w:szCs w:val="24"/>
        </w:rPr>
      </w:pPr>
      <w:r>
        <w:rPr>
          <w:noProof/>
          <w:sz w:val="24"/>
          <w:szCs w:val="24"/>
        </w:rPr>
        <w:drawing>
          <wp:inline distT="0" distB="0" distL="0" distR="0" wp14:anchorId="49BA69C3" wp14:editId="0F783223">
            <wp:extent cx="4162677" cy="3448259"/>
            <wp:effectExtent l="0" t="0" r="0" b="0"/>
            <wp:docPr id="146" name="image24.png" descr="mysql_5"/>
            <wp:cNvGraphicFramePr/>
            <a:graphic xmlns:a="http://schemas.openxmlformats.org/drawingml/2006/main">
              <a:graphicData uri="http://schemas.openxmlformats.org/drawingml/2006/picture">
                <pic:pic xmlns:pic="http://schemas.openxmlformats.org/drawingml/2006/picture">
                  <pic:nvPicPr>
                    <pic:cNvPr id="0" name="image24.png" descr="mysql_5"/>
                    <pic:cNvPicPr preferRelativeResize="0"/>
                  </pic:nvPicPr>
                  <pic:blipFill>
                    <a:blip r:embed="rId14"/>
                    <a:srcRect/>
                    <a:stretch>
                      <a:fillRect/>
                    </a:stretch>
                  </pic:blipFill>
                  <pic:spPr>
                    <a:xfrm>
                      <a:off x="0" y="0"/>
                      <a:ext cx="4162677" cy="3448259"/>
                    </a:xfrm>
                    <a:prstGeom prst="rect">
                      <a:avLst/>
                    </a:prstGeom>
                    <a:ln/>
                  </pic:spPr>
                </pic:pic>
              </a:graphicData>
            </a:graphic>
          </wp:inline>
        </w:drawing>
      </w:r>
    </w:p>
    <w:sdt>
      <w:sdtPr>
        <w:tag w:val="goog_rdk_383"/>
        <w:id w:val="1095371095"/>
      </w:sdtPr>
      <w:sdtEndPr/>
      <w:sdtContent>
        <w:p w14:paraId="0F224866" w14:textId="77777777" w:rsidR="00C34E51" w:rsidRDefault="00B14802">
          <w:pPr>
            <w:jc w:val="both"/>
            <w:rPr>
              <w:ins w:id="334" w:author="APRENDIZ" w:date="2019-08-06T18:47:00Z"/>
              <w:sz w:val="24"/>
              <w:szCs w:val="24"/>
            </w:rPr>
          </w:pPr>
          <w:r>
            <w:rPr>
              <w:sz w:val="24"/>
              <w:szCs w:val="24"/>
            </w:rPr>
            <w:t>En el proceso de instalación te encontraras con pantallas similares a estas donde tendrás que presionar el botón </w:t>
          </w:r>
          <w:proofErr w:type="spellStart"/>
          <w:r>
            <w:rPr>
              <w:b/>
              <w:sz w:val="24"/>
              <w:szCs w:val="24"/>
            </w:rPr>
            <w:t>Check</w:t>
          </w:r>
          <w:proofErr w:type="spellEnd"/>
          <w:r>
            <w:rPr>
              <w:sz w:val="24"/>
              <w:szCs w:val="24"/>
            </w:rPr>
            <w:t> que está en enmarcado en rojo. Esto iniciara el proceso en este caso para instalar los requerimientos que necesita el sistema, después se activara el botón </w:t>
          </w:r>
          <w:r>
            <w:rPr>
              <w:b/>
              <w:sz w:val="24"/>
              <w:szCs w:val="24"/>
            </w:rPr>
            <w:t>Next</w:t>
          </w:r>
          <w:r>
            <w:rPr>
              <w:sz w:val="24"/>
              <w:szCs w:val="24"/>
            </w:rPr>
            <w:t> para que puedas continuar.</w:t>
          </w:r>
          <w:sdt>
            <w:sdtPr>
              <w:tag w:val="goog_rdk_382"/>
              <w:id w:val="992210161"/>
            </w:sdtPr>
            <w:sdtEndPr/>
            <w:sdtContent/>
          </w:sdt>
        </w:p>
      </w:sdtContent>
    </w:sdt>
    <w:sdt>
      <w:sdtPr>
        <w:tag w:val="goog_rdk_385"/>
        <w:id w:val="-1116053166"/>
      </w:sdtPr>
      <w:sdtEndPr/>
      <w:sdtContent>
        <w:p w14:paraId="31403564" w14:textId="77777777" w:rsidR="00C34E51" w:rsidRPr="00C34E51" w:rsidRDefault="00686957">
          <w:pPr>
            <w:jc w:val="both"/>
            <w:rPr>
              <w:rPrChange w:id="335" w:author="APRENDIZ" w:date="2019-08-06T18:43:00Z">
                <w:rPr>
                  <w:sz w:val="24"/>
                  <w:szCs w:val="24"/>
                </w:rPr>
              </w:rPrChange>
            </w:rPr>
            <w:pPrChange w:id="336" w:author="APRENDIZ" w:date="2019-08-06T18:43:00Z">
              <w:pPr/>
            </w:pPrChange>
          </w:pPr>
          <w:sdt>
            <w:sdtPr>
              <w:tag w:val="goog_rdk_384"/>
              <w:id w:val="-1686821358"/>
            </w:sdtPr>
            <w:sdtEndPr/>
            <w:sdtContent/>
          </w:sdt>
        </w:p>
      </w:sdtContent>
    </w:sdt>
    <w:sdt>
      <w:sdtPr>
        <w:tag w:val="goog_rdk_388"/>
        <w:id w:val="877508296"/>
      </w:sdtPr>
      <w:sdtEndPr/>
      <w:sdtContent>
        <w:p w14:paraId="074D09FC" w14:textId="77777777" w:rsidR="00C34E51" w:rsidRPr="00C34E51" w:rsidRDefault="00686957">
          <w:pPr>
            <w:jc w:val="both"/>
            <w:rPr>
              <w:rPrChange w:id="337" w:author="APRENDIZ" w:date="2019-08-06T18:43:00Z">
                <w:rPr>
                  <w:sz w:val="24"/>
                  <w:szCs w:val="24"/>
                </w:rPr>
              </w:rPrChange>
            </w:rPr>
            <w:pPrChange w:id="338" w:author="APRENDIZ" w:date="2019-08-06T18:43:00Z">
              <w:pPr/>
            </w:pPrChange>
          </w:pPr>
          <w:sdt>
            <w:sdtPr>
              <w:tag w:val="goog_rdk_386"/>
              <w:id w:val="-560251646"/>
            </w:sdtPr>
            <w:sdtEndPr/>
            <w:sdtContent>
              <w:r w:rsidR="00B14802">
                <w:rPr>
                  <w:b/>
                  <w:sz w:val="24"/>
                  <w:szCs w:val="24"/>
                  <w:rPrChange w:id="339" w:author="APRENDIZ" w:date="2019-08-06T18:50:00Z">
                    <w:rPr>
                      <w:sz w:val="24"/>
                      <w:szCs w:val="24"/>
                    </w:rPr>
                  </w:rPrChange>
                </w:rPr>
                <w:t>4</w:t>
              </w:r>
            </w:sdtContent>
          </w:sdt>
          <w:r w:rsidR="00B14802">
            <w:rPr>
              <w:sz w:val="24"/>
              <w:szCs w:val="24"/>
            </w:rPr>
            <w:t>. Definir puerto de comunicación.</w:t>
          </w:r>
          <w:sdt>
            <w:sdtPr>
              <w:tag w:val="goog_rdk_387"/>
              <w:id w:val="-978688160"/>
            </w:sdtPr>
            <w:sdtEndPr/>
            <w:sdtContent/>
          </w:sdt>
        </w:p>
      </w:sdtContent>
    </w:sdt>
    <w:p w14:paraId="3184B50E" w14:textId="77777777" w:rsidR="00C34E51" w:rsidRDefault="00B14802">
      <w:pPr>
        <w:jc w:val="center"/>
        <w:rPr>
          <w:sz w:val="24"/>
          <w:szCs w:val="24"/>
        </w:rPr>
      </w:pPr>
      <w:r>
        <w:rPr>
          <w:noProof/>
          <w:sz w:val="24"/>
          <w:szCs w:val="24"/>
        </w:rPr>
        <w:drawing>
          <wp:inline distT="0" distB="0" distL="0" distR="0" wp14:anchorId="11282975" wp14:editId="4CCB1E95">
            <wp:extent cx="3381192" cy="2313750"/>
            <wp:effectExtent l="0" t="0" r="0" b="0"/>
            <wp:docPr id="145" name="image33.png" descr="mysql_7"/>
            <wp:cNvGraphicFramePr/>
            <a:graphic xmlns:a="http://schemas.openxmlformats.org/drawingml/2006/main">
              <a:graphicData uri="http://schemas.openxmlformats.org/drawingml/2006/picture">
                <pic:pic xmlns:pic="http://schemas.openxmlformats.org/drawingml/2006/picture">
                  <pic:nvPicPr>
                    <pic:cNvPr id="0" name="image33.png" descr="mysql_7"/>
                    <pic:cNvPicPr preferRelativeResize="0"/>
                  </pic:nvPicPr>
                  <pic:blipFill>
                    <a:blip r:embed="rId15"/>
                    <a:srcRect/>
                    <a:stretch>
                      <a:fillRect/>
                    </a:stretch>
                  </pic:blipFill>
                  <pic:spPr>
                    <a:xfrm>
                      <a:off x="0" y="0"/>
                      <a:ext cx="3381192" cy="2313750"/>
                    </a:xfrm>
                    <a:prstGeom prst="rect">
                      <a:avLst/>
                    </a:prstGeom>
                    <a:ln/>
                  </pic:spPr>
                </pic:pic>
              </a:graphicData>
            </a:graphic>
          </wp:inline>
        </w:drawing>
      </w:r>
    </w:p>
    <w:sdt>
      <w:sdtPr>
        <w:tag w:val="goog_rdk_390"/>
        <w:id w:val="1164045733"/>
      </w:sdtPr>
      <w:sdtEndPr/>
      <w:sdtContent>
        <w:p w14:paraId="4B22AFE1" w14:textId="77777777" w:rsidR="00C34E51" w:rsidRDefault="00B14802">
          <w:pPr>
            <w:jc w:val="both"/>
            <w:rPr>
              <w:ins w:id="340" w:author="APRENDIZ" w:date="2019-08-06T18:48:00Z"/>
              <w:sz w:val="24"/>
              <w:szCs w:val="24"/>
            </w:rPr>
          </w:pPr>
          <w:r>
            <w:rPr>
              <w:sz w:val="24"/>
              <w:szCs w:val="24"/>
            </w:rPr>
            <w:t>Me pareció importante mostrar esta pantalla porque indica el puerto por donde se comunica el MySQL, como este puerto es de conocimiento público, por motivos de seguridad podríamos cambiar el número de puerto a uno distinto.</w:t>
          </w:r>
          <w:sdt>
            <w:sdtPr>
              <w:tag w:val="goog_rdk_389"/>
              <w:id w:val="1993131166"/>
            </w:sdtPr>
            <w:sdtEndPr/>
            <w:sdtContent/>
          </w:sdt>
        </w:p>
      </w:sdtContent>
    </w:sdt>
    <w:sdt>
      <w:sdtPr>
        <w:tag w:val="goog_rdk_392"/>
        <w:id w:val="-2092849182"/>
      </w:sdtPr>
      <w:sdtEndPr/>
      <w:sdtContent>
        <w:p w14:paraId="0CC223C2" w14:textId="77777777" w:rsidR="00C34E51" w:rsidRPr="00C34E51" w:rsidRDefault="00686957">
          <w:pPr>
            <w:jc w:val="both"/>
            <w:rPr>
              <w:rPrChange w:id="341" w:author="APRENDIZ" w:date="2019-08-06T18:43:00Z">
                <w:rPr>
                  <w:sz w:val="24"/>
                  <w:szCs w:val="24"/>
                </w:rPr>
              </w:rPrChange>
            </w:rPr>
            <w:pPrChange w:id="342" w:author="APRENDIZ" w:date="2019-08-06T18:43:00Z">
              <w:pPr/>
            </w:pPrChange>
          </w:pPr>
          <w:sdt>
            <w:sdtPr>
              <w:tag w:val="goog_rdk_391"/>
              <w:id w:val="854623313"/>
            </w:sdtPr>
            <w:sdtEndPr/>
            <w:sdtContent/>
          </w:sdt>
        </w:p>
      </w:sdtContent>
    </w:sdt>
    <w:sdt>
      <w:sdtPr>
        <w:tag w:val="goog_rdk_394"/>
        <w:id w:val="-1040980581"/>
      </w:sdtPr>
      <w:sdtEndPr/>
      <w:sdtContent>
        <w:p w14:paraId="0EE274DD" w14:textId="77777777" w:rsidR="00C34E51" w:rsidRPr="00C34E51" w:rsidRDefault="00B14802">
          <w:pPr>
            <w:jc w:val="both"/>
            <w:rPr>
              <w:rPrChange w:id="343" w:author="APRENDIZ" w:date="2019-08-06T18:43:00Z">
                <w:rPr>
                  <w:sz w:val="24"/>
                  <w:szCs w:val="24"/>
                </w:rPr>
              </w:rPrChange>
            </w:rPr>
            <w:pPrChange w:id="344" w:author="APRENDIZ" w:date="2019-08-06T18:43:00Z">
              <w:pPr/>
            </w:pPrChange>
          </w:pPr>
          <w:r>
            <w:rPr>
              <w:b/>
              <w:sz w:val="24"/>
              <w:szCs w:val="24"/>
            </w:rPr>
            <w:t>5.</w:t>
          </w:r>
          <w:r>
            <w:rPr>
              <w:sz w:val="24"/>
              <w:szCs w:val="24"/>
            </w:rPr>
            <w:t> Usuarios y roles</w:t>
          </w:r>
          <w:sdt>
            <w:sdtPr>
              <w:tag w:val="goog_rdk_393"/>
              <w:id w:val="-235240418"/>
            </w:sdtPr>
            <w:sdtEndPr/>
            <w:sdtContent/>
          </w:sdt>
        </w:p>
      </w:sdtContent>
    </w:sdt>
    <w:p w14:paraId="20A9FC48" w14:textId="77777777" w:rsidR="00C34E51" w:rsidRDefault="00B14802">
      <w:pPr>
        <w:jc w:val="center"/>
        <w:rPr>
          <w:sz w:val="24"/>
          <w:szCs w:val="24"/>
        </w:rPr>
      </w:pPr>
      <w:r>
        <w:rPr>
          <w:noProof/>
          <w:sz w:val="24"/>
          <w:szCs w:val="24"/>
        </w:rPr>
        <w:drawing>
          <wp:inline distT="0" distB="0" distL="0" distR="0" wp14:anchorId="276112FF" wp14:editId="52228472">
            <wp:extent cx="3601440" cy="3248755"/>
            <wp:effectExtent l="0" t="0" r="0" b="0"/>
            <wp:docPr id="148" name="image38.png" descr="mysql_8"/>
            <wp:cNvGraphicFramePr/>
            <a:graphic xmlns:a="http://schemas.openxmlformats.org/drawingml/2006/main">
              <a:graphicData uri="http://schemas.openxmlformats.org/drawingml/2006/picture">
                <pic:pic xmlns:pic="http://schemas.openxmlformats.org/drawingml/2006/picture">
                  <pic:nvPicPr>
                    <pic:cNvPr id="0" name="image38.png" descr="mysql_8"/>
                    <pic:cNvPicPr preferRelativeResize="0"/>
                  </pic:nvPicPr>
                  <pic:blipFill>
                    <a:blip r:embed="rId16"/>
                    <a:srcRect/>
                    <a:stretch>
                      <a:fillRect/>
                    </a:stretch>
                  </pic:blipFill>
                  <pic:spPr>
                    <a:xfrm>
                      <a:off x="0" y="0"/>
                      <a:ext cx="3601440" cy="3248755"/>
                    </a:xfrm>
                    <a:prstGeom prst="rect">
                      <a:avLst/>
                    </a:prstGeom>
                    <a:ln/>
                  </pic:spPr>
                </pic:pic>
              </a:graphicData>
            </a:graphic>
          </wp:inline>
        </w:drawing>
      </w:r>
    </w:p>
    <w:sdt>
      <w:sdtPr>
        <w:tag w:val="goog_rdk_398"/>
        <w:id w:val="-1864125422"/>
      </w:sdtPr>
      <w:sdtEndPr/>
      <w:sdtContent>
        <w:p w14:paraId="34402043" w14:textId="77777777" w:rsidR="00C34E51" w:rsidRDefault="00B14802">
          <w:pPr>
            <w:jc w:val="both"/>
            <w:rPr>
              <w:ins w:id="345" w:author="APRENDIZ" w:date="2019-08-06T18:48:00Z"/>
              <w:sz w:val="24"/>
              <w:szCs w:val="24"/>
            </w:rPr>
          </w:pPr>
          <w:r>
            <w:rPr>
              <w:sz w:val="24"/>
              <w:szCs w:val="24"/>
            </w:rPr>
            <w:t xml:space="preserve">Al llegar a esta pantalla se nos solicitara ingresar una contraseña para el usuario </w:t>
          </w:r>
          <w:proofErr w:type="spellStart"/>
          <w:r>
            <w:rPr>
              <w:sz w:val="24"/>
              <w:szCs w:val="24"/>
            </w:rPr>
            <w:t>root</w:t>
          </w:r>
          <w:proofErr w:type="spellEnd"/>
          <w:r>
            <w:rPr>
              <w:sz w:val="24"/>
              <w:szCs w:val="24"/>
            </w:rPr>
            <w:t xml:space="preserve">, que es el usuario administrador del MySQL. </w:t>
          </w:r>
          <w:sdt>
            <w:sdtPr>
              <w:tag w:val="goog_rdk_395"/>
              <w:id w:val="-953863663"/>
            </w:sdtPr>
            <w:sdtEndPr/>
            <w:sdtContent>
              <w:del w:id="346" w:author="APRENDIZ" w:date="2019-08-06T18:48:00Z">
                <w:r>
                  <w:rPr>
                    <w:sz w:val="24"/>
                    <w:szCs w:val="24"/>
                  </w:rPr>
                  <w:delText>Tambien</w:delText>
                </w:r>
              </w:del>
            </w:sdtContent>
          </w:sdt>
          <w:sdt>
            <w:sdtPr>
              <w:tag w:val="goog_rdk_396"/>
              <w:id w:val="-58482571"/>
            </w:sdtPr>
            <w:sdtEndPr/>
            <w:sdtContent>
              <w:ins w:id="347" w:author="APRENDIZ" w:date="2019-08-06T18:48:00Z">
                <w:r>
                  <w:rPr>
                    <w:sz w:val="24"/>
                    <w:szCs w:val="24"/>
                  </w:rPr>
                  <w:t>También</w:t>
                </w:r>
              </w:ins>
            </w:sdtContent>
          </w:sdt>
          <w:r>
            <w:rPr>
              <w:sz w:val="24"/>
              <w:szCs w:val="24"/>
            </w:rPr>
            <w:t xml:space="preserve"> podemos crear otros usuarios para usarlos en nuestra aplicación, mi recomendación es crear un usuario exclusivo para que su aplicación se conecte con el MySQL.</w:t>
          </w:r>
          <w:sdt>
            <w:sdtPr>
              <w:tag w:val="goog_rdk_397"/>
              <w:id w:val="408433406"/>
            </w:sdtPr>
            <w:sdtEndPr/>
            <w:sdtContent/>
          </w:sdt>
        </w:p>
      </w:sdtContent>
    </w:sdt>
    <w:sdt>
      <w:sdtPr>
        <w:tag w:val="goog_rdk_400"/>
        <w:id w:val="1088888362"/>
      </w:sdtPr>
      <w:sdtEndPr/>
      <w:sdtContent>
        <w:p w14:paraId="1B227678" w14:textId="77777777" w:rsidR="00C34E51" w:rsidRPr="00C34E51" w:rsidRDefault="00686957">
          <w:pPr>
            <w:jc w:val="both"/>
            <w:rPr>
              <w:rPrChange w:id="348" w:author="APRENDIZ" w:date="2019-08-06T18:43:00Z">
                <w:rPr>
                  <w:sz w:val="24"/>
                  <w:szCs w:val="24"/>
                </w:rPr>
              </w:rPrChange>
            </w:rPr>
            <w:pPrChange w:id="349" w:author="APRENDIZ" w:date="2019-08-06T18:43:00Z">
              <w:pPr/>
            </w:pPrChange>
          </w:pPr>
          <w:sdt>
            <w:sdtPr>
              <w:tag w:val="goog_rdk_399"/>
              <w:id w:val="1864627902"/>
            </w:sdtPr>
            <w:sdtEndPr/>
            <w:sdtContent/>
          </w:sdt>
        </w:p>
      </w:sdtContent>
    </w:sdt>
    <w:sdt>
      <w:sdtPr>
        <w:tag w:val="goog_rdk_402"/>
        <w:id w:val="2079241356"/>
      </w:sdtPr>
      <w:sdtEndPr/>
      <w:sdtContent>
        <w:p w14:paraId="1427A20D" w14:textId="77777777" w:rsidR="00C34E51" w:rsidRPr="00C34E51" w:rsidRDefault="00B14802">
          <w:pPr>
            <w:jc w:val="both"/>
            <w:rPr>
              <w:rPrChange w:id="350" w:author="APRENDIZ" w:date="2019-08-06T18:43:00Z">
                <w:rPr>
                  <w:sz w:val="24"/>
                  <w:szCs w:val="24"/>
                </w:rPr>
              </w:rPrChange>
            </w:rPr>
            <w:pPrChange w:id="351" w:author="APRENDIZ" w:date="2019-08-06T18:43:00Z">
              <w:pPr/>
            </w:pPrChange>
          </w:pPr>
          <w:r>
            <w:rPr>
              <w:b/>
              <w:sz w:val="24"/>
              <w:szCs w:val="24"/>
            </w:rPr>
            <w:t>6.</w:t>
          </w:r>
          <w:r>
            <w:rPr>
              <w:sz w:val="24"/>
              <w:szCs w:val="24"/>
            </w:rPr>
            <w:t> Configurando servicios</w:t>
          </w:r>
          <w:sdt>
            <w:sdtPr>
              <w:tag w:val="goog_rdk_401"/>
              <w:id w:val="-2109114418"/>
            </w:sdtPr>
            <w:sdtEndPr/>
            <w:sdtContent/>
          </w:sdt>
        </w:p>
      </w:sdtContent>
    </w:sdt>
    <w:p w14:paraId="4F809900" w14:textId="77777777" w:rsidR="00C34E51" w:rsidRDefault="00B14802">
      <w:pPr>
        <w:jc w:val="center"/>
        <w:rPr>
          <w:sz w:val="24"/>
          <w:szCs w:val="24"/>
        </w:rPr>
      </w:pPr>
      <w:r>
        <w:rPr>
          <w:noProof/>
          <w:sz w:val="24"/>
          <w:szCs w:val="24"/>
        </w:rPr>
        <w:lastRenderedPageBreak/>
        <w:drawing>
          <wp:inline distT="0" distB="0" distL="0" distR="0" wp14:anchorId="113FF204" wp14:editId="5D344CCE">
            <wp:extent cx="3849702" cy="3038295"/>
            <wp:effectExtent l="0" t="0" r="0" b="0"/>
            <wp:docPr id="147" name="image37.png" descr="mysql_10"/>
            <wp:cNvGraphicFramePr/>
            <a:graphic xmlns:a="http://schemas.openxmlformats.org/drawingml/2006/main">
              <a:graphicData uri="http://schemas.openxmlformats.org/drawingml/2006/picture">
                <pic:pic xmlns:pic="http://schemas.openxmlformats.org/drawingml/2006/picture">
                  <pic:nvPicPr>
                    <pic:cNvPr id="0" name="image37.png" descr="mysql_10"/>
                    <pic:cNvPicPr preferRelativeResize="0"/>
                  </pic:nvPicPr>
                  <pic:blipFill>
                    <a:blip r:embed="rId17"/>
                    <a:srcRect/>
                    <a:stretch>
                      <a:fillRect/>
                    </a:stretch>
                  </pic:blipFill>
                  <pic:spPr>
                    <a:xfrm>
                      <a:off x="0" y="0"/>
                      <a:ext cx="3849702" cy="3038295"/>
                    </a:xfrm>
                    <a:prstGeom prst="rect">
                      <a:avLst/>
                    </a:prstGeom>
                    <a:ln/>
                  </pic:spPr>
                </pic:pic>
              </a:graphicData>
            </a:graphic>
          </wp:inline>
        </w:drawing>
      </w:r>
    </w:p>
    <w:sdt>
      <w:sdtPr>
        <w:tag w:val="goog_rdk_404"/>
        <w:id w:val="1461449418"/>
      </w:sdtPr>
      <w:sdtEndPr/>
      <w:sdtContent>
        <w:p w14:paraId="137A6B65" w14:textId="77777777" w:rsidR="00C34E51" w:rsidRDefault="00B14802">
          <w:pPr>
            <w:jc w:val="both"/>
            <w:rPr>
              <w:ins w:id="352" w:author="APRENDIZ" w:date="2019-08-06T18:49:00Z"/>
              <w:sz w:val="24"/>
              <w:szCs w:val="24"/>
            </w:rPr>
          </w:pPr>
          <w:r>
            <w:rPr>
              <w:sz w:val="24"/>
              <w:szCs w:val="24"/>
            </w:rPr>
            <w:t xml:space="preserve">Al llegar a esta pantalla debemos dar </w:t>
          </w:r>
          <w:proofErr w:type="spellStart"/>
          <w:r>
            <w:rPr>
              <w:sz w:val="24"/>
              <w:szCs w:val="24"/>
            </w:rPr>
            <w:t>click</w:t>
          </w:r>
          <w:proofErr w:type="spellEnd"/>
          <w:r>
            <w:rPr>
              <w:sz w:val="24"/>
              <w:szCs w:val="24"/>
            </w:rPr>
            <w:t xml:space="preserve"> en el botón </w:t>
          </w:r>
          <w:proofErr w:type="spellStart"/>
          <w:r>
            <w:rPr>
              <w:b/>
              <w:sz w:val="24"/>
              <w:szCs w:val="24"/>
            </w:rPr>
            <w:t>Execute</w:t>
          </w:r>
          <w:proofErr w:type="spellEnd"/>
          <w:r>
            <w:rPr>
              <w:sz w:val="24"/>
              <w:szCs w:val="24"/>
            </w:rPr>
            <w:t> para iniciar todos los servicios que hemos creado. Si todo es conforme el sistema podremos proseguir con la instalación.</w:t>
          </w:r>
          <w:sdt>
            <w:sdtPr>
              <w:tag w:val="goog_rdk_403"/>
              <w:id w:val="-1054156697"/>
            </w:sdtPr>
            <w:sdtEndPr/>
            <w:sdtContent/>
          </w:sdt>
        </w:p>
      </w:sdtContent>
    </w:sdt>
    <w:sdt>
      <w:sdtPr>
        <w:tag w:val="goog_rdk_406"/>
        <w:id w:val="643706316"/>
      </w:sdtPr>
      <w:sdtEndPr/>
      <w:sdtContent>
        <w:p w14:paraId="5A76C5BA" w14:textId="77777777" w:rsidR="00C34E51" w:rsidRPr="00C34E51" w:rsidRDefault="00686957">
          <w:pPr>
            <w:jc w:val="both"/>
            <w:rPr>
              <w:rPrChange w:id="353" w:author="APRENDIZ" w:date="2019-08-06T18:43:00Z">
                <w:rPr>
                  <w:sz w:val="24"/>
                  <w:szCs w:val="24"/>
                </w:rPr>
              </w:rPrChange>
            </w:rPr>
            <w:pPrChange w:id="354" w:author="APRENDIZ" w:date="2019-08-06T18:43:00Z">
              <w:pPr/>
            </w:pPrChange>
          </w:pPr>
          <w:sdt>
            <w:sdtPr>
              <w:tag w:val="goog_rdk_405"/>
              <w:id w:val="-1711787722"/>
            </w:sdtPr>
            <w:sdtEndPr/>
            <w:sdtContent/>
          </w:sdt>
        </w:p>
      </w:sdtContent>
    </w:sdt>
    <w:sdt>
      <w:sdtPr>
        <w:tag w:val="goog_rdk_411"/>
        <w:id w:val="41960551"/>
      </w:sdtPr>
      <w:sdtEndPr/>
      <w:sdtContent>
        <w:p w14:paraId="198C47B7" w14:textId="77777777" w:rsidR="00C34E51" w:rsidRPr="00C34E51" w:rsidRDefault="00686957">
          <w:pPr>
            <w:jc w:val="both"/>
            <w:rPr>
              <w:rPrChange w:id="355" w:author="APRENDIZ" w:date="2019-08-06T18:43:00Z">
                <w:rPr>
                  <w:sz w:val="24"/>
                  <w:szCs w:val="24"/>
                </w:rPr>
              </w:rPrChange>
            </w:rPr>
            <w:pPrChange w:id="356" w:author="APRENDIZ" w:date="2019-08-06T18:43:00Z">
              <w:pPr/>
            </w:pPrChange>
          </w:pPr>
          <w:sdt>
            <w:sdtPr>
              <w:tag w:val="goog_rdk_408"/>
              <w:id w:val="993685517"/>
            </w:sdtPr>
            <w:sdtEndPr/>
            <w:sdtContent>
              <w:ins w:id="357" w:author="APRENDIZ" w:date="2019-08-06T18:49:00Z">
                <w:r w:rsidR="00B14802">
                  <w:rPr>
                    <w:b/>
                    <w:sz w:val="24"/>
                    <w:szCs w:val="24"/>
                  </w:rPr>
                  <w:t>7</w:t>
                </w:r>
              </w:ins>
            </w:sdtContent>
          </w:sdt>
          <w:sdt>
            <w:sdtPr>
              <w:tag w:val="goog_rdk_409"/>
              <w:id w:val="-217983377"/>
            </w:sdtPr>
            <w:sdtEndPr/>
            <w:sdtContent>
              <w:del w:id="358" w:author="APRENDIZ" w:date="2019-08-06T18:49:00Z">
                <w:r w:rsidR="00B14802">
                  <w:rPr>
                    <w:b/>
                    <w:sz w:val="24"/>
                    <w:szCs w:val="24"/>
                  </w:rPr>
                  <w:delText>6</w:delText>
                </w:r>
              </w:del>
            </w:sdtContent>
          </w:sdt>
          <w:r w:rsidR="00B14802">
            <w:rPr>
              <w:b/>
              <w:sz w:val="24"/>
              <w:szCs w:val="24"/>
            </w:rPr>
            <w:t>.</w:t>
          </w:r>
          <w:r w:rsidR="00B14802">
            <w:rPr>
              <w:sz w:val="24"/>
              <w:szCs w:val="24"/>
            </w:rPr>
            <w:t> Conectando al Servidor</w:t>
          </w:r>
          <w:sdt>
            <w:sdtPr>
              <w:tag w:val="goog_rdk_410"/>
              <w:id w:val="-766078193"/>
            </w:sdtPr>
            <w:sdtEndPr/>
            <w:sdtContent/>
          </w:sdt>
        </w:p>
      </w:sdtContent>
    </w:sdt>
    <w:p w14:paraId="35A7F479" w14:textId="77777777" w:rsidR="00C34E51" w:rsidRDefault="00B14802">
      <w:pPr>
        <w:jc w:val="center"/>
        <w:rPr>
          <w:sz w:val="24"/>
          <w:szCs w:val="24"/>
        </w:rPr>
      </w:pPr>
      <w:r>
        <w:rPr>
          <w:noProof/>
          <w:sz w:val="24"/>
          <w:szCs w:val="24"/>
        </w:rPr>
        <w:drawing>
          <wp:inline distT="0" distB="0" distL="0" distR="0" wp14:anchorId="3A73745F" wp14:editId="7A442BD0">
            <wp:extent cx="4041271" cy="3101624"/>
            <wp:effectExtent l="0" t="0" r="0" b="0"/>
            <wp:docPr id="151" name="image40.png" descr="mysql_11"/>
            <wp:cNvGraphicFramePr/>
            <a:graphic xmlns:a="http://schemas.openxmlformats.org/drawingml/2006/main">
              <a:graphicData uri="http://schemas.openxmlformats.org/drawingml/2006/picture">
                <pic:pic xmlns:pic="http://schemas.openxmlformats.org/drawingml/2006/picture">
                  <pic:nvPicPr>
                    <pic:cNvPr id="0" name="image40.png" descr="mysql_11"/>
                    <pic:cNvPicPr preferRelativeResize="0"/>
                  </pic:nvPicPr>
                  <pic:blipFill>
                    <a:blip r:embed="rId18"/>
                    <a:srcRect/>
                    <a:stretch>
                      <a:fillRect/>
                    </a:stretch>
                  </pic:blipFill>
                  <pic:spPr>
                    <a:xfrm>
                      <a:off x="0" y="0"/>
                      <a:ext cx="4041271" cy="3101624"/>
                    </a:xfrm>
                    <a:prstGeom prst="rect">
                      <a:avLst/>
                    </a:prstGeom>
                    <a:ln/>
                  </pic:spPr>
                </pic:pic>
              </a:graphicData>
            </a:graphic>
          </wp:inline>
        </w:drawing>
      </w:r>
    </w:p>
    <w:sdt>
      <w:sdtPr>
        <w:tag w:val="goog_rdk_413"/>
        <w:id w:val="-755354296"/>
      </w:sdtPr>
      <w:sdtEndPr/>
      <w:sdtContent>
        <w:p w14:paraId="075A9A41" w14:textId="77777777" w:rsidR="00C34E51" w:rsidRDefault="00B14802">
          <w:pPr>
            <w:jc w:val="both"/>
            <w:rPr>
              <w:ins w:id="359" w:author="APRENDIZ" w:date="2019-08-06T18:49:00Z"/>
              <w:sz w:val="24"/>
              <w:szCs w:val="24"/>
            </w:rPr>
          </w:pPr>
          <w:r>
            <w:rPr>
              <w:sz w:val="24"/>
              <w:szCs w:val="24"/>
            </w:rPr>
            <w:t xml:space="preserve">En esta opción nos solicitan que ingresemos el </w:t>
          </w:r>
          <w:proofErr w:type="spellStart"/>
          <w:r>
            <w:rPr>
              <w:sz w:val="24"/>
              <w:szCs w:val="24"/>
            </w:rPr>
            <w:t>Password</w:t>
          </w:r>
          <w:proofErr w:type="spellEnd"/>
          <w:r>
            <w:rPr>
              <w:sz w:val="24"/>
              <w:szCs w:val="24"/>
            </w:rPr>
            <w:t xml:space="preserve"> que les pusimos a los usuarios </w:t>
          </w:r>
          <w:proofErr w:type="spellStart"/>
          <w:r>
            <w:rPr>
              <w:sz w:val="24"/>
              <w:szCs w:val="24"/>
            </w:rPr>
            <w:t>root</w:t>
          </w:r>
          <w:proofErr w:type="spellEnd"/>
          <w:r>
            <w:rPr>
              <w:sz w:val="24"/>
              <w:szCs w:val="24"/>
            </w:rPr>
            <w:t xml:space="preserve">. En la parte final del proceso de instalación el sistema verifica que todos los servicios funcionen correctamente y que el usuario </w:t>
          </w:r>
          <w:proofErr w:type="spellStart"/>
          <w:r>
            <w:rPr>
              <w:sz w:val="24"/>
              <w:szCs w:val="24"/>
            </w:rPr>
            <w:t>root</w:t>
          </w:r>
          <w:proofErr w:type="spellEnd"/>
          <w:r>
            <w:rPr>
              <w:sz w:val="24"/>
              <w:szCs w:val="24"/>
            </w:rPr>
            <w:t xml:space="preserve"> se pueda conectar con el servidor de MySQL.</w:t>
          </w:r>
          <w:sdt>
            <w:sdtPr>
              <w:tag w:val="goog_rdk_412"/>
              <w:id w:val="-2001188428"/>
            </w:sdtPr>
            <w:sdtEndPr/>
            <w:sdtContent/>
          </w:sdt>
        </w:p>
      </w:sdtContent>
    </w:sdt>
    <w:sdt>
      <w:sdtPr>
        <w:tag w:val="goog_rdk_415"/>
        <w:id w:val="-1326968961"/>
      </w:sdtPr>
      <w:sdtEndPr/>
      <w:sdtContent>
        <w:p w14:paraId="39DC705A" w14:textId="77777777" w:rsidR="00C34E51" w:rsidRPr="00C34E51" w:rsidRDefault="00686957">
          <w:pPr>
            <w:jc w:val="both"/>
            <w:rPr>
              <w:rPrChange w:id="360" w:author="APRENDIZ" w:date="2019-08-06T18:43:00Z">
                <w:rPr>
                  <w:sz w:val="24"/>
                  <w:szCs w:val="24"/>
                </w:rPr>
              </w:rPrChange>
            </w:rPr>
            <w:pPrChange w:id="361" w:author="APRENDIZ" w:date="2019-08-06T18:43:00Z">
              <w:pPr/>
            </w:pPrChange>
          </w:pPr>
          <w:sdt>
            <w:sdtPr>
              <w:tag w:val="goog_rdk_414"/>
              <w:id w:val="1583788942"/>
            </w:sdtPr>
            <w:sdtEndPr/>
            <w:sdtContent/>
          </w:sdt>
        </w:p>
      </w:sdtContent>
    </w:sdt>
    <w:sdt>
      <w:sdtPr>
        <w:tag w:val="goog_rdk_420"/>
        <w:id w:val="324404148"/>
      </w:sdtPr>
      <w:sdtEndPr/>
      <w:sdtContent>
        <w:p w14:paraId="58CF0423" w14:textId="77777777" w:rsidR="00C34E51" w:rsidRPr="00C34E51" w:rsidRDefault="00686957">
          <w:pPr>
            <w:jc w:val="both"/>
            <w:rPr>
              <w:rPrChange w:id="362" w:author="APRENDIZ" w:date="2019-08-06T18:43:00Z">
                <w:rPr>
                  <w:sz w:val="24"/>
                  <w:szCs w:val="24"/>
                </w:rPr>
              </w:rPrChange>
            </w:rPr>
            <w:pPrChange w:id="363" w:author="APRENDIZ" w:date="2019-08-06T18:43:00Z">
              <w:pPr/>
            </w:pPrChange>
          </w:pPr>
          <w:sdt>
            <w:sdtPr>
              <w:tag w:val="goog_rdk_417"/>
              <w:id w:val="-1135411819"/>
            </w:sdtPr>
            <w:sdtEndPr/>
            <w:sdtContent>
              <w:ins w:id="364" w:author="APRENDIZ" w:date="2019-08-06T18:49:00Z">
                <w:r w:rsidR="00B14802">
                  <w:rPr>
                    <w:b/>
                    <w:sz w:val="24"/>
                    <w:szCs w:val="24"/>
                  </w:rPr>
                  <w:t>8</w:t>
                </w:r>
              </w:ins>
            </w:sdtContent>
          </w:sdt>
          <w:sdt>
            <w:sdtPr>
              <w:tag w:val="goog_rdk_418"/>
              <w:id w:val="-1176800560"/>
            </w:sdtPr>
            <w:sdtEndPr/>
            <w:sdtContent>
              <w:del w:id="365" w:author="APRENDIZ" w:date="2019-08-06T18:49:00Z">
                <w:r w:rsidR="00B14802">
                  <w:rPr>
                    <w:b/>
                    <w:sz w:val="24"/>
                    <w:szCs w:val="24"/>
                  </w:rPr>
                  <w:delText>7</w:delText>
                </w:r>
              </w:del>
            </w:sdtContent>
          </w:sdt>
          <w:r w:rsidR="00B14802">
            <w:rPr>
              <w:b/>
              <w:sz w:val="24"/>
              <w:szCs w:val="24"/>
            </w:rPr>
            <w:t>.</w:t>
          </w:r>
          <w:r w:rsidR="00B14802">
            <w:rPr>
              <w:sz w:val="24"/>
              <w:szCs w:val="24"/>
            </w:rPr>
            <w:t> Iniciando servicios</w:t>
          </w:r>
          <w:sdt>
            <w:sdtPr>
              <w:tag w:val="goog_rdk_419"/>
              <w:id w:val="-366685653"/>
            </w:sdtPr>
            <w:sdtEndPr/>
            <w:sdtContent/>
          </w:sdt>
        </w:p>
      </w:sdtContent>
    </w:sdt>
    <w:p w14:paraId="18DE8B95" w14:textId="77777777" w:rsidR="00C34E51" w:rsidRDefault="00B14802">
      <w:pPr>
        <w:jc w:val="center"/>
        <w:rPr>
          <w:sz w:val="24"/>
          <w:szCs w:val="24"/>
        </w:rPr>
      </w:pPr>
      <w:r>
        <w:rPr>
          <w:noProof/>
          <w:sz w:val="24"/>
          <w:szCs w:val="24"/>
        </w:rPr>
        <w:drawing>
          <wp:inline distT="0" distB="0" distL="0" distR="0" wp14:anchorId="2451B975" wp14:editId="6E4490BF">
            <wp:extent cx="3116129" cy="3046882"/>
            <wp:effectExtent l="0" t="0" r="0" b="0"/>
            <wp:docPr id="149" name="image34.png" descr="mysql_12"/>
            <wp:cNvGraphicFramePr/>
            <a:graphic xmlns:a="http://schemas.openxmlformats.org/drawingml/2006/main">
              <a:graphicData uri="http://schemas.openxmlformats.org/drawingml/2006/picture">
                <pic:pic xmlns:pic="http://schemas.openxmlformats.org/drawingml/2006/picture">
                  <pic:nvPicPr>
                    <pic:cNvPr id="0" name="image34.png" descr="mysql_12"/>
                    <pic:cNvPicPr preferRelativeResize="0"/>
                  </pic:nvPicPr>
                  <pic:blipFill>
                    <a:blip r:embed="rId19"/>
                    <a:srcRect/>
                    <a:stretch>
                      <a:fillRect/>
                    </a:stretch>
                  </pic:blipFill>
                  <pic:spPr>
                    <a:xfrm>
                      <a:off x="0" y="0"/>
                      <a:ext cx="3116129" cy="3046882"/>
                    </a:xfrm>
                    <a:prstGeom prst="rect">
                      <a:avLst/>
                    </a:prstGeom>
                    <a:ln/>
                  </pic:spPr>
                </pic:pic>
              </a:graphicData>
            </a:graphic>
          </wp:inline>
        </w:drawing>
      </w:r>
    </w:p>
    <w:sdt>
      <w:sdtPr>
        <w:tag w:val="goog_rdk_422"/>
        <w:id w:val="-383256044"/>
      </w:sdtPr>
      <w:sdtEndPr/>
      <w:sdtContent>
        <w:p w14:paraId="2C9D96F1" w14:textId="77777777" w:rsidR="00C34E51" w:rsidRDefault="00B14802">
          <w:pPr>
            <w:jc w:val="both"/>
            <w:rPr>
              <w:ins w:id="366" w:author="APRENDIZ" w:date="2019-08-06T19:31:00Z"/>
              <w:sz w:val="24"/>
              <w:szCs w:val="24"/>
            </w:rPr>
          </w:pPr>
          <w:r>
            <w:rPr>
              <w:sz w:val="24"/>
              <w:szCs w:val="24"/>
            </w:rPr>
            <w:t xml:space="preserve">Finalmente, presionamos el botón </w:t>
          </w:r>
          <w:proofErr w:type="spellStart"/>
          <w:r>
            <w:rPr>
              <w:sz w:val="24"/>
              <w:szCs w:val="24"/>
            </w:rPr>
            <w:t>Execute</w:t>
          </w:r>
          <w:proofErr w:type="spellEnd"/>
          <w:r>
            <w:rPr>
              <w:sz w:val="24"/>
              <w:szCs w:val="24"/>
            </w:rPr>
            <w:t xml:space="preserve"> para que se inicien todos los servicios, si todo es conforme el proceso de instalación habrá concluido y nos mostrará la pantalla de administración </w:t>
          </w:r>
          <w:proofErr w:type="spellStart"/>
          <w:r>
            <w:rPr>
              <w:sz w:val="24"/>
              <w:szCs w:val="24"/>
            </w:rPr>
            <w:t>Workbench</w:t>
          </w:r>
          <w:proofErr w:type="spellEnd"/>
          <w:r>
            <w:rPr>
              <w:sz w:val="24"/>
              <w:szCs w:val="24"/>
            </w:rPr>
            <w:t>.</w:t>
          </w:r>
          <w:sdt>
            <w:sdtPr>
              <w:tag w:val="goog_rdk_421"/>
              <w:id w:val="1430387038"/>
              <w:showingPlcHdr/>
            </w:sdtPr>
            <w:sdtEndPr/>
            <w:sdtContent>
              <w:r>
                <w:t xml:space="preserve">     </w:t>
              </w:r>
            </w:sdtContent>
          </w:sdt>
        </w:p>
      </w:sdtContent>
    </w:sdt>
    <w:sdt>
      <w:sdtPr>
        <w:tag w:val="goog_rdk_424"/>
        <w:id w:val="1968155015"/>
      </w:sdtPr>
      <w:sdtEndPr/>
      <w:sdtContent>
        <w:p w14:paraId="34B45DCA" w14:textId="77777777" w:rsidR="00C34E51" w:rsidRDefault="00686957">
          <w:pPr>
            <w:jc w:val="both"/>
            <w:rPr>
              <w:ins w:id="367" w:author="APRENDIZ" w:date="2019-08-06T19:31:00Z"/>
              <w:sz w:val="24"/>
              <w:szCs w:val="24"/>
            </w:rPr>
          </w:pPr>
          <w:sdt>
            <w:sdtPr>
              <w:tag w:val="goog_rdk_423"/>
              <w:id w:val="1248384974"/>
              <w:showingPlcHdr/>
            </w:sdtPr>
            <w:sdtEndPr/>
            <w:sdtContent>
              <w:r w:rsidR="00B14802">
                <w:t xml:space="preserve">     </w:t>
              </w:r>
            </w:sdtContent>
          </w:sdt>
        </w:p>
      </w:sdtContent>
    </w:sdt>
    <w:sdt>
      <w:sdtPr>
        <w:tag w:val="goog_rdk_428"/>
        <w:id w:val="-805779157"/>
      </w:sdtPr>
      <w:sdtEndPr/>
      <w:sdtContent>
        <w:p w14:paraId="067ED7BE" w14:textId="77777777" w:rsidR="00C34E51" w:rsidRPr="00C34E51" w:rsidRDefault="00686957">
          <w:pPr>
            <w:jc w:val="both"/>
            <w:rPr>
              <w:ins w:id="368" w:author="APRENDIZ" w:date="2019-08-06T19:31:00Z"/>
              <w:b/>
              <w:sz w:val="24"/>
              <w:szCs w:val="24"/>
              <w:rPrChange w:id="369" w:author="APRENDIZ" w:date="2019-08-06T19:31:00Z">
                <w:rPr>
                  <w:ins w:id="370" w:author="APRENDIZ" w:date="2019-08-06T19:31:00Z"/>
                  <w:sz w:val="24"/>
                  <w:szCs w:val="24"/>
                </w:rPr>
              </w:rPrChange>
            </w:rPr>
          </w:pPr>
          <w:sdt>
            <w:sdtPr>
              <w:tag w:val="goog_rdk_425"/>
              <w:id w:val="-120083089"/>
            </w:sdtPr>
            <w:sdtEndPr/>
            <w:sdtContent>
              <w:ins w:id="371" w:author="APRENDIZ" w:date="2019-08-06T19:31:00Z">
                <w:r w:rsidR="00B14802" w:rsidRPr="00B14802">
                  <w:rPr>
                    <w:b/>
                    <w:bCs/>
                    <w:sz w:val="24"/>
                    <w:szCs w:val="24"/>
                    <w:rPrChange w:id="372" w:author="APRENDIZ" w:date="2019-09-16T20:00:00Z">
                      <w:rPr>
                        <w:sz w:val="24"/>
                        <w:szCs w:val="24"/>
                      </w:rPr>
                    </w:rPrChange>
                  </w:rPr>
                  <w:t>Instalación</w:t>
                </w:r>
              </w:ins>
              <w:sdt>
                <w:sdtPr>
                  <w:rPr>
                    <w:b/>
                    <w:bCs/>
                  </w:rPr>
                  <w:tag w:val="goog_rdk_426"/>
                  <w:id w:val="120591675"/>
                </w:sdtPr>
                <w:sdtEndPr/>
                <w:sdtContent>
                  <w:ins w:id="373" w:author="APRENDIZ" w:date="2019-08-06T19:31:00Z">
                    <w:r w:rsidR="00B14802" w:rsidRPr="00B14802">
                      <w:rPr>
                        <w:b/>
                        <w:bCs/>
                        <w:sz w:val="24"/>
                        <w:szCs w:val="24"/>
                        <w:rPrChange w:id="374" w:author="APRENDIZ" w:date="2019-09-16T20:00:00Z">
                          <w:rPr>
                            <w:sz w:val="24"/>
                            <w:szCs w:val="24"/>
                          </w:rPr>
                        </w:rPrChange>
                      </w:rPr>
                      <w:t xml:space="preserve"> de Script </w:t>
                    </w:r>
                  </w:ins>
                </w:sdtContent>
              </w:sdt>
              <w:customXmlInsRangeStart w:id="375" w:author="APRENDIZ" w:date="2019-08-06T19:31:00Z"/>
              <w:sdt>
                <w:sdtPr>
                  <w:tag w:val="goog_rdk_427"/>
                  <w:id w:val="-695082253"/>
                </w:sdtPr>
                <w:sdtEndPr/>
                <w:sdtContent>
                  <w:customXmlInsRangeEnd w:id="375"/>
                  <w:customXmlInsRangeStart w:id="376" w:author="APRENDIZ" w:date="2019-08-06T19:31:00Z"/>
                </w:sdtContent>
              </w:sdt>
              <w:customXmlInsRangeEnd w:id="376"/>
            </w:sdtContent>
          </w:sdt>
        </w:p>
      </w:sdtContent>
    </w:sdt>
    <w:sdt>
      <w:sdtPr>
        <w:tag w:val="goog_rdk_430"/>
        <w:id w:val="-1588465461"/>
      </w:sdtPr>
      <w:sdtEndPr/>
      <w:sdtContent>
        <w:p w14:paraId="4B2740D5" w14:textId="77777777" w:rsidR="00C34E51" w:rsidRDefault="00686957">
          <w:pPr>
            <w:jc w:val="both"/>
            <w:rPr>
              <w:ins w:id="377" w:author="APRENDIZ" w:date="2019-08-06T19:31:00Z"/>
              <w:sz w:val="24"/>
              <w:szCs w:val="24"/>
            </w:rPr>
          </w:pPr>
          <w:sdt>
            <w:sdtPr>
              <w:tag w:val="goog_rdk_429"/>
              <w:id w:val="-599178523"/>
            </w:sdtPr>
            <w:sdtEndPr/>
            <w:sdtContent/>
          </w:sdt>
        </w:p>
      </w:sdtContent>
    </w:sdt>
    <w:sdt>
      <w:sdtPr>
        <w:tag w:val="goog_rdk_432"/>
        <w:id w:val="-1009437822"/>
      </w:sdtPr>
      <w:sdtEndPr/>
      <w:sdtContent>
        <w:sdt>
          <w:sdtPr>
            <w:tag w:val="goog_rdk_431"/>
            <w:id w:val="84430917"/>
          </w:sdtPr>
          <w:sdtEndPr/>
          <w:sdtContent>
            <w:p w14:paraId="3BEEF6AF" w14:textId="77777777" w:rsidR="00B14802" w:rsidRDefault="00B14802">
              <w:pPr>
                <w:jc w:val="both"/>
                <w:rPr>
                  <w:ins w:id="378" w:author="APRENDIZ" w:date="2019-09-16T20:01:00Z"/>
                  <w:sz w:val="24"/>
                  <w:szCs w:val="24"/>
                </w:rPr>
              </w:pPr>
              <w:ins w:id="379" w:author="APRENDIZ" w:date="2019-09-16T20:00:00Z">
                <w:r>
                  <w:rPr>
                    <w:sz w:val="24"/>
                    <w:szCs w:val="24"/>
                  </w:rPr>
                  <w:t>Realizar l</w:t>
                </w:r>
              </w:ins>
              <w:ins w:id="380" w:author="APRENDIZ" w:date="2019-08-06T19:31:00Z">
                <w:r>
                  <w:rPr>
                    <w:sz w:val="24"/>
                    <w:szCs w:val="24"/>
                  </w:rPr>
                  <w:t xml:space="preserve">a </w:t>
                </w:r>
              </w:ins>
              <w:ins w:id="381" w:author="APRENDIZ" w:date="2019-09-16T20:01:00Z">
                <w:r>
                  <w:rPr>
                    <w:sz w:val="24"/>
                    <w:szCs w:val="24"/>
                  </w:rPr>
                  <w:t xml:space="preserve">creación </w:t>
                </w:r>
                <w:proofErr w:type="gramStart"/>
                <w:r>
                  <w:rPr>
                    <w:sz w:val="24"/>
                    <w:szCs w:val="24"/>
                  </w:rPr>
                  <w:t xml:space="preserve">de </w:t>
                </w:r>
              </w:ins>
              <w:ins w:id="382" w:author="APRENDIZ" w:date="2019-08-06T19:31:00Z">
                <w:r>
                  <w:rPr>
                    <w:sz w:val="24"/>
                    <w:szCs w:val="24"/>
                  </w:rPr>
                  <w:t xml:space="preserve"> la</w:t>
                </w:r>
                <w:proofErr w:type="gramEnd"/>
                <w:r>
                  <w:rPr>
                    <w:sz w:val="24"/>
                    <w:szCs w:val="24"/>
                  </w:rPr>
                  <w:t xml:space="preserve"> base de datos correspondiente del gestor documental SOS Documental </w:t>
                </w:r>
              </w:ins>
              <w:ins w:id="383" w:author="APRENDIZ" w:date="2019-09-16T20:01:00Z">
                <w:r>
                  <w:rPr>
                    <w:sz w:val="24"/>
                    <w:szCs w:val="24"/>
                  </w:rPr>
                  <w:t xml:space="preserve"> </w:t>
                </w:r>
              </w:ins>
            </w:p>
            <w:p w14:paraId="597A601B" w14:textId="77777777" w:rsidR="00B14802" w:rsidRDefault="00B14802">
              <w:pPr>
                <w:jc w:val="both"/>
                <w:rPr>
                  <w:ins w:id="384" w:author="APRENDIZ" w:date="2019-09-16T20:01:00Z"/>
                  <w:sz w:val="24"/>
                  <w:szCs w:val="24"/>
                </w:rPr>
              </w:pPr>
            </w:p>
            <w:p w14:paraId="46C5BF0E" w14:textId="77777777" w:rsidR="00C34E51" w:rsidRDefault="00B14802">
              <w:pPr>
                <w:jc w:val="both"/>
                <w:rPr>
                  <w:ins w:id="385" w:author="APRENDIZ" w:date="2019-08-06T19:31:00Z"/>
                  <w:sz w:val="24"/>
                  <w:szCs w:val="24"/>
                </w:rPr>
              </w:pPr>
              <w:ins w:id="386" w:author="APRENDIZ" w:date="2019-09-16T20:01:00Z">
                <w:r>
                  <w:rPr>
                    <w:sz w:val="24"/>
                    <w:szCs w:val="24"/>
                  </w:rPr>
                  <w:t xml:space="preserve">Teniendo en cuenta instalaciones previas ya expuestas anteriormente en el documento  </w:t>
                </w:r>
              </w:ins>
            </w:p>
          </w:sdtContent>
        </w:sdt>
      </w:sdtContent>
    </w:sdt>
    <w:sdt>
      <w:sdtPr>
        <w:tag w:val="goog_rdk_434"/>
        <w:id w:val="217167629"/>
      </w:sdtPr>
      <w:sdtEndPr/>
      <w:sdtContent>
        <w:p w14:paraId="2B3F4E5C" w14:textId="77777777" w:rsidR="00C34E51" w:rsidRDefault="00686957">
          <w:pPr>
            <w:jc w:val="both"/>
            <w:rPr>
              <w:ins w:id="387" w:author="APRENDIZ" w:date="2019-08-06T19:31:00Z"/>
              <w:sz w:val="24"/>
              <w:szCs w:val="24"/>
            </w:rPr>
          </w:pPr>
          <w:sdt>
            <w:sdtPr>
              <w:tag w:val="goog_rdk_433"/>
              <w:id w:val="1329947590"/>
            </w:sdtPr>
            <w:sdtEndPr/>
            <w:sdtContent/>
          </w:sdt>
        </w:p>
      </w:sdtContent>
    </w:sdt>
    <w:sdt>
      <w:sdtPr>
        <w:tag w:val="goog_rdk_436"/>
        <w:id w:val="-1532023221"/>
      </w:sdtPr>
      <w:sdtEndPr/>
      <w:sdtContent>
        <w:p w14:paraId="36ADE3D5" w14:textId="77777777" w:rsidR="00C34E51" w:rsidRDefault="00686957">
          <w:pPr>
            <w:jc w:val="both"/>
            <w:rPr>
              <w:ins w:id="388" w:author="APRENDIZ" w:date="2019-08-06T19:31:00Z"/>
              <w:sz w:val="24"/>
              <w:szCs w:val="24"/>
            </w:rPr>
          </w:pPr>
          <w:sdt>
            <w:sdtPr>
              <w:tag w:val="goog_rdk_435"/>
              <w:id w:val="-812170650"/>
            </w:sdtPr>
            <w:sdtEndPr/>
            <w:sdtContent>
              <w:ins w:id="389" w:author="APRENDIZ" w:date="2019-09-16T20:01:00Z">
                <w:r w:rsidR="00B14802">
                  <w:rPr>
                    <w:sz w:val="24"/>
                    <w:szCs w:val="24"/>
                  </w:rPr>
                  <w:t>D</w:t>
                </w:r>
              </w:ins>
              <w:ins w:id="390" w:author="APRENDIZ" w:date="2019-08-06T19:31:00Z">
                <w:r w:rsidR="00B14802">
                  <w:rPr>
                    <w:sz w:val="24"/>
                    <w:szCs w:val="24"/>
                  </w:rPr>
                  <w:t xml:space="preserve">escargar la carpeta que esta anexada con el manual; la cual contiene dos documentos, uno correspondiente al script de la base de datos y el otro a las inserciones de la misma.  </w:t>
                </w:r>
              </w:ins>
            </w:sdtContent>
          </w:sdt>
        </w:p>
      </w:sdtContent>
    </w:sdt>
    <w:sdt>
      <w:sdtPr>
        <w:tag w:val="goog_rdk_438"/>
        <w:id w:val="-1894102538"/>
      </w:sdtPr>
      <w:sdtEndPr/>
      <w:sdtContent>
        <w:p w14:paraId="480A3600" w14:textId="77777777" w:rsidR="00C34E51" w:rsidRDefault="00686957">
          <w:pPr>
            <w:jc w:val="both"/>
            <w:rPr>
              <w:ins w:id="391" w:author="APRENDIZ" w:date="2019-08-06T19:31:00Z"/>
              <w:sz w:val="24"/>
              <w:szCs w:val="24"/>
            </w:rPr>
          </w:pPr>
          <w:sdt>
            <w:sdtPr>
              <w:tag w:val="goog_rdk_437"/>
              <w:id w:val="1042865747"/>
              <w:showingPlcHdr/>
            </w:sdtPr>
            <w:sdtEndPr/>
            <w:sdtContent>
              <w:r w:rsidR="00B14802">
                <w:t xml:space="preserve">     </w:t>
              </w:r>
            </w:sdtContent>
          </w:sdt>
        </w:p>
      </w:sdtContent>
    </w:sdt>
    <w:sdt>
      <w:sdtPr>
        <w:tag w:val="goog_rdk_444"/>
        <w:id w:val="1335874369"/>
      </w:sdtPr>
      <w:sdtEndPr/>
      <w:sdtContent>
        <w:p w14:paraId="4AC66CC0" w14:textId="77777777" w:rsidR="00C34E51" w:rsidRPr="00C34E51" w:rsidRDefault="00686957">
          <w:pPr>
            <w:numPr>
              <w:ilvl w:val="0"/>
              <w:numId w:val="2"/>
            </w:numPr>
            <w:jc w:val="both"/>
            <w:rPr>
              <w:ins w:id="392" w:author="APRENDIZ" w:date="2019-08-06T19:31:00Z"/>
              <w:color w:val="000000"/>
              <w:rPrChange w:id="393" w:author="APRENDIZ" w:date="2019-08-06T19:39:00Z">
                <w:rPr>
                  <w:ins w:id="394" w:author="APRENDIZ" w:date="2019-08-06T19:31:00Z"/>
                  <w:sz w:val="24"/>
                  <w:szCs w:val="24"/>
                </w:rPr>
              </w:rPrChange>
            </w:rPr>
            <w:pPrChange w:id="395" w:author="APRENDIZ" w:date="2019-08-06T19:39:00Z">
              <w:pPr>
                <w:jc w:val="both"/>
              </w:pPr>
            </w:pPrChange>
          </w:pPr>
          <w:sdt>
            <w:sdtPr>
              <w:tag w:val="goog_rdk_439"/>
              <w:id w:val="-1353803651"/>
            </w:sdtPr>
            <w:sdtEndPr/>
            <w:sdtContent>
              <w:ins w:id="396" w:author="APRENDIZ" w:date="2019-09-16T20:02:00Z">
                <w:r w:rsidR="00B14802">
                  <w:rPr>
                    <w:sz w:val="24"/>
                    <w:szCs w:val="24"/>
                  </w:rPr>
                  <w:t xml:space="preserve">Abrir </w:t>
                </w:r>
              </w:ins>
              <w:ins w:id="397" w:author="APRENDIZ" w:date="2019-08-06T19:31:00Z">
                <w:r w:rsidR="00B14802">
                  <w:rPr>
                    <w:sz w:val="24"/>
                    <w:szCs w:val="24"/>
                  </w:rPr>
                  <w:t>MySQL</w:t>
                </w:r>
              </w:ins>
              <w:ins w:id="398" w:author="APRENDIZ" w:date="2019-09-16T20:03:00Z">
                <w:r w:rsidR="00B14802" w:rsidRPr="00B14802">
                  <w:rPr>
                    <w:sz w:val="24"/>
                    <w:szCs w:val="24"/>
                  </w:rPr>
                  <w:t xml:space="preserve"> </w:t>
                </w:r>
                <w:proofErr w:type="spellStart"/>
                <w:r w:rsidR="00B14802">
                  <w:rPr>
                    <w:sz w:val="24"/>
                    <w:szCs w:val="24"/>
                  </w:rPr>
                  <w:t>Workbench</w:t>
                </w:r>
                <w:proofErr w:type="spellEnd"/>
                <w:r w:rsidR="00B14802">
                  <w:rPr>
                    <w:sz w:val="24"/>
                    <w:szCs w:val="24"/>
                  </w:rPr>
                  <w:t>.</w:t>
                </w:r>
              </w:ins>
              <w:customXmlInsRangeStart w:id="399" w:author="APRENDIZ" w:date="2019-09-16T20:03:00Z"/>
              <w:sdt>
                <w:sdtPr>
                  <w:tag w:val="goog_rdk_421"/>
                  <w:id w:val="1453584634"/>
                </w:sdtPr>
                <w:sdtEndPr/>
                <w:sdtContent>
                  <w:customXmlInsRangeEnd w:id="399"/>
                  <w:ins w:id="400" w:author="APRENDIZ" w:date="2019-09-16T20:03:00Z">
                    <w:r w:rsidR="00B14802">
                      <w:t>/</w:t>
                    </w:r>
                  </w:ins>
                  <w:customXmlInsRangeStart w:id="401" w:author="APRENDIZ" w:date="2019-09-16T20:03:00Z"/>
                </w:sdtContent>
              </w:sdt>
              <w:customXmlInsRangeEnd w:id="401"/>
              <w:ins w:id="402" w:author="APRENDIZ" w:date="2019-08-06T19:31:00Z">
                <w:r w:rsidR="00B14802">
                  <w:rPr>
                    <w:sz w:val="24"/>
                    <w:szCs w:val="24"/>
                  </w:rPr>
                  <w:t xml:space="preserve"> clic en el signo</w:t>
                </w:r>
              </w:ins>
              <w:ins w:id="403" w:author="APRENDIZ" w:date="2019-09-16T20:03:00Z">
                <w:r w:rsidR="00B14802">
                  <w:rPr>
                    <w:sz w:val="24"/>
                    <w:szCs w:val="24"/>
                  </w:rPr>
                  <w:t>(</w:t>
                </w:r>
              </w:ins>
              <w:ins w:id="404" w:author="APRENDIZ" w:date="2019-08-06T19:31:00Z">
                <w:r w:rsidR="00B14802">
                  <w:rPr>
                    <w:sz w:val="24"/>
                    <w:szCs w:val="24"/>
                  </w:rPr>
                  <w:t xml:space="preserve"> </w:t>
                </w:r>
              </w:ins>
            </w:sdtContent>
          </w:sdt>
          <w:sdt>
            <w:sdtPr>
              <w:tag w:val="goog_rdk_440"/>
              <w:id w:val="-809553841"/>
            </w:sdtPr>
            <w:sdtEndPr/>
            <w:sdtContent>
              <w:ins w:id="405" w:author="APRENDIZ" w:date="2019-09-16T20:03:00Z">
                <w:r w:rsidR="00B14802">
                  <w:rPr>
                    <w:sz w:val="24"/>
                    <w:szCs w:val="24"/>
                    <w:u w:val="single"/>
                  </w:rPr>
                  <w:t>+)</w:t>
                </w:r>
              </w:ins>
              <w:ins w:id="406" w:author="APRENDIZ" w:date="2019-08-06T19:31:00Z">
                <w:r w:rsidR="00B14802">
                  <w:rPr>
                    <w:sz w:val="24"/>
                    <w:szCs w:val="24"/>
                  </w:rPr>
                  <w:t xml:space="preserve"> encontrado en la mitad de la pantalla justo donde se resalta</w:t>
                </w:r>
              </w:ins>
            </w:sdtContent>
          </w:sdt>
          <w:sdt>
            <w:sdtPr>
              <w:tag w:val="goog_rdk_442"/>
              <w:id w:val="1851909688"/>
            </w:sdtPr>
            <w:sdtEndPr/>
            <w:sdtContent>
              <w:sdt>
                <w:sdtPr>
                  <w:tag w:val="goog_rdk_443"/>
                  <w:id w:val="-1745794605"/>
                </w:sdtPr>
                <w:sdtEndPr/>
                <w:sdtContent/>
              </w:sdt>
            </w:sdtContent>
          </w:sdt>
        </w:p>
      </w:sdtContent>
    </w:sdt>
    <w:sdt>
      <w:sdtPr>
        <w:tag w:val="goog_rdk_446"/>
        <w:id w:val="1828778542"/>
      </w:sdtPr>
      <w:sdtEndPr/>
      <w:sdtContent>
        <w:p w14:paraId="3946D7EB" w14:textId="77777777" w:rsidR="00C34E51" w:rsidRDefault="00686957">
          <w:pPr>
            <w:jc w:val="both"/>
            <w:rPr>
              <w:ins w:id="407" w:author="APRENDIZ" w:date="2019-08-06T19:31:00Z"/>
              <w:sz w:val="24"/>
              <w:szCs w:val="24"/>
            </w:rPr>
          </w:pPr>
          <w:sdt>
            <w:sdtPr>
              <w:tag w:val="goog_rdk_445"/>
              <w:id w:val="-1080672217"/>
              <w:showingPlcHdr/>
            </w:sdtPr>
            <w:sdtEndPr/>
            <w:sdtContent>
              <w:r w:rsidR="00B14802">
                <w:t xml:space="preserve">     </w:t>
              </w:r>
            </w:sdtContent>
          </w:sdt>
        </w:p>
      </w:sdtContent>
    </w:sdt>
    <w:p w14:paraId="6DD627DD" w14:textId="77777777" w:rsidR="00C34E51" w:rsidRDefault="00686957">
      <w:pPr>
        <w:jc w:val="center"/>
        <w:rPr>
          <w:u w:val="single"/>
        </w:rPr>
      </w:pPr>
      <w:sdt>
        <w:sdtPr>
          <w:tag w:val="goog_rdk_447"/>
          <w:id w:val="719336121"/>
        </w:sdtPr>
        <w:sdtEndPr/>
        <w:sdtContent>
          <w:ins w:id="408" w:author="APRENDIZ" w:date="2019-08-06T19:31:00Z">
            <w:r w:rsidR="00B14802">
              <w:rPr>
                <w:noProof/>
                <w:sz w:val="24"/>
                <w:szCs w:val="24"/>
              </w:rPr>
              <w:drawing>
                <wp:inline distT="0" distB="0" distL="0" distR="0" wp14:anchorId="5771E805" wp14:editId="47DEF2BD">
                  <wp:extent cx="3597847" cy="2163705"/>
                  <wp:effectExtent l="0" t="0" r="0" b="0"/>
                  <wp:docPr id="1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3597847" cy="2163705"/>
                          </a:xfrm>
                          <a:prstGeom prst="rect">
                            <a:avLst/>
                          </a:prstGeom>
                          <a:ln/>
                        </pic:spPr>
                      </pic:pic>
                    </a:graphicData>
                  </a:graphic>
                </wp:inline>
              </w:drawing>
            </w:r>
          </w:ins>
        </w:sdtContent>
      </w:sdt>
    </w:p>
    <w:p w14:paraId="4BC42CCA" w14:textId="77777777" w:rsidR="00C34E51" w:rsidRDefault="00C34E51">
      <w:pPr>
        <w:jc w:val="both"/>
        <w:rPr>
          <w:sz w:val="24"/>
          <w:szCs w:val="24"/>
        </w:rPr>
      </w:pPr>
    </w:p>
    <w:p w14:paraId="3FF7239D" w14:textId="77777777" w:rsidR="00C34E51" w:rsidRDefault="00C34E51">
      <w:pPr>
        <w:jc w:val="both"/>
        <w:rPr>
          <w:sz w:val="24"/>
          <w:szCs w:val="24"/>
        </w:rPr>
      </w:pPr>
    </w:p>
    <w:sdt>
      <w:sdtPr>
        <w:tag w:val="goog_rdk_451"/>
        <w:id w:val="2098055385"/>
      </w:sdtPr>
      <w:sdtEndPr/>
      <w:sdtContent>
        <w:p w14:paraId="071E1CE6" w14:textId="77777777" w:rsidR="00C34E51" w:rsidRDefault="00B14802">
          <w:pPr>
            <w:numPr>
              <w:ilvl w:val="0"/>
              <w:numId w:val="2"/>
            </w:numPr>
            <w:jc w:val="both"/>
            <w:rPr>
              <w:ins w:id="409" w:author="APRENDIZ" w:date="2019-08-06T19:18:00Z"/>
              <w:color w:val="000000"/>
            </w:rPr>
          </w:pPr>
          <w:ins w:id="410" w:author="APRENDIZ" w:date="2019-09-16T20:04:00Z">
            <w:r>
              <w:t xml:space="preserve">Digitar </w:t>
            </w:r>
          </w:ins>
          <w:del w:id="411" w:author="APRENDIZ" w:date="2019-09-16T20:04:00Z">
            <w:r w:rsidDel="00B14802">
              <w:rPr>
                <w:sz w:val="24"/>
                <w:szCs w:val="24"/>
              </w:rPr>
              <w:delText>Nos llevará a la siguiente pantalla donde digitamos</w:delText>
            </w:r>
          </w:del>
          <w:r>
            <w:rPr>
              <w:sz w:val="24"/>
              <w:szCs w:val="24"/>
            </w:rPr>
            <w:t xml:space="preserve"> el nombre de la conexión</w:t>
          </w:r>
          <w:ins w:id="412" w:author="APRENDIZ" w:date="2019-09-16T20:06:00Z">
            <w:r>
              <w:rPr>
                <w:sz w:val="24"/>
                <w:szCs w:val="24"/>
              </w:rPr>
              <w:t xml:space="preserve"> :SOS Documental</w:t>
            </w:r>
          </w:ins>
          <w:ins w:id="413" w:author="APRENDIZ" w:date="2019-09-16T20:04:00Z">
            <w:r>
              <w:rPr>
                <w:sz w:val="24"/>
                <w:szCs w:val="24"/>
              </w:rPr>
              <w:t>/</w:t>
            </w:r>
          </w:ins>
          <w:del w:id="414" w:author="APRENDIZ" w:date="2019-09-16T20:04:00Z">
            <w:r w:rsidDel="00B14802">
              <w:rPr>
                <w:sz w:val="24"/>
                <w:szCs w:val="24"/>
              </w:rPr>
              <w:delText>, el</w:delText>
            </w:r>
          </w:del>
          <w:r>
            <w:rPr>
              <w:sz w:val="24"/>
              <w:szCs w:val="24"/>
            </w:rPr>
            <w:t xml:space="preserve"> usuario</w:t>
          </w:r>
          <w:sdt>
            <w:sdtPr>
              <w:tag w:val="goog_rdk_448"/>
              <w:id w:val="761107342"/>
            </w:sdtPr>
            <w:sdtEndPr/>
            <w:sdtContent>
              <w:ins w:id="415" w:author="JUAN CAMILO rairan" w:date="2019-08-12T19:41:00Z">
                <w:r>
                  <w:rPr>
                    <w:sz w:val="24"/>
                    <w:szCs w:val="24"/>
                  </w:rPr>
                  <w:t xml:space="preserve"> </w:t>
                </w:r>
              </w:ins>
              <w:ins w:id="416" w:author="APRENDIZ" w:date="2019-09-16T20:04:00Z">
                <w:r>
                  <w:rPr>
                    <w:sz w:val="24"/>
                    <w:szCs w:val="24"/>
                  </w:rPr>
                  <w:t>:</w:t>
                </w:r>
              </w:ins>
              <w:ins w:id="417" w:author="JUAN CAMILO rairan" w:date="2019-08-12T19:41:00Z">
                <w:del w:id="418" w:author="APRENDIZ" w:date="2019-09-16T20:04:00Z">
                  <w:r w:rsidDel="00B14802">
                    <w:rPr>
                      <w:sz w:val="24"/>
                      <w:szCs w:val="24"/>
                    </w:rPr>
                    <w:delText xml:space="preserve">que en este caso es </w:delText>
                  </w:r>
                </w:del>
              </w:ins>
              <w:ins w:id="419" w:author="APRENDIZ" w:date="2019-09-16T19:59:00Z">
                <w:r>
                  <w:rPr>
                    <w:sz w:val="24"/>
                    <w:szCs w:val="24"/>
                  </w:rPr>
                  <w:t>(</w:t>
                </w:r>
              </w:ins>
              <w:proofErr w:type="spellStart"/>
              <w:ins w:id="420" w:author="JUAN CAMILO rairan" w:date="2019-08-12T19:41:00Z">
                <w:r>
                  <w:rPr>
                    <w:sz w:val="24"/>
                    <w:szCs w:val="24"/>
                  </w:rPr>
                  <w:t>root</w:t>
                </w:r>
              </w:ins>
              <w:proofErr w:type="spellEnd"/>
              <w:ins w:id="421" w:author="APRENDIZ" w:date="2019-09-16T19:59:00Z">
                <w:r>
                  <w:rPr>
                    <w:sz w:val="24"/>
                    <w:szCs w:val="24"/>
                  </w:rPr>
                  <w:t>)</w:t>
                </w:r>
              </w:ins>
            </w:sdtContent>
          </w:sdt>
          <w:r>
            <w:rPr>
              <w:sz w:val="24"/>
              <w:szCs w:val="24"/>
            </w:rPr>
            <w:t xml:space="preserve"> </w:t>
          </w:r>
          <w:ins w:id="422" w:author="APRENDIZ" w:date="2019-09-16T20:04:00Z">
            <w:r>
              <w:rPr>
                <w:sz w:val="24"/>
                <w:szCs w:val="24"/>
              </w:rPr>
              <w:t xml:space="preserve">, </w:t>
            </w:r>
          </w:ins>
          <w:del w:id="423" w:author="APRENDIZ" w:date="2019-09-16T20:04:00Z">
            <w:r w:rsidDel="00B14802">
              <w:rPr>
                <w:sz w:val="24"/>
                <w:szCs w:val="24"/>
              </w:rPr>
              <w:delText xml:space="preserve">y la </w:delText>
            </w:r>
          </w:del>
          <w:r>
            <w:rPr>
              <w:sz w:val="24"/>
              <w:szCs w:val="24"/>
            </w:rPr>
            <w:t xml:space="preserve">contraseña en blanco </w:t>
          </w:r>
          <w:sdt>
            <w:sdtPr>
              <w:tag w:val="goog_rdk_449"/>
              <w:id w:val="369340766"/>
            </w:sdtPr>
            <w:sdtEndPr/>
            <w:sdtContent>
              <w:ins w:id="424" w:author="APRENDIZ" w:date="2019-09-16T20:05:00Z">
                <w:r>
                  <w:rPr>
                    <w:sz w:val="24"/>
                    <w:szCs w:val="24"/>
                  </w:rPr>
                  <w:t>/</w:t>
                </w:r>
              </w:ins>
              <w:ins w:id="425" w:author="APRENDIZ" w:date="2019-08-06T19:18:00Z">
                <w:r>
                  <w:rPr>
                    <w:sz w:val="24"/>
                    <w:szCs w:val="24"/>
                  </w:rPr>
                  <w:t xml:space="preserve"> </w:t>
                </w:r>
              </w:ins>
              <w:ins w:id="426" w:author="APRENDIZ" w:date="2019-09-16T20:05:00Z">
                <w:r>
                  <w:rPr>
                    <w:sz w:val="24"/>
                    <w:szCs w:val="24"/>
                  </w:rPr>
                  <w:t>puerto (Port)</w:t>
                </w:r>
              </w:ins>
              <w:ins w:id="427" w:author="APRENDIZ" w:date="2019-09-16T19:59:00Z">
                <w:r>
                  <w:rPr>
                    <w:sz w:val="24"/>
                    <w:szCs w:val="24"/>
                  </w:rPr>
                  <w:t>:</w:t>
                </w:r>
              </w:ins>
              <w:ins w:id="428" w:author="APRENDIZ" w:date="2019-08-06T19:18:00Z">
                <w:r>
                  <w:rPr>
                    <w:sz w:val="24"/>
                    <w:szCs w:val="24"/>
                  </w:rPr>
                  <w:t xml:space="preserve"> </w:t>
                </w:r>
              </w:ins>
              <w:ins w:id="429" w:author="APRENDIZ" w:date="2019-09-16T19:59:00Z">
                <w:r>
                  <w:rPr>
                    <w:sz w:val="24"/>
                    <w:szCs w:val="24"/>
                  </w:rPr>
                  <w:t>(</w:t>
                </w:r>
              </w:ins>
              <w:ins w:id="430" w:author="APRENDIZ" w:date="2019-08-06T19:18:00Z">
                <w:r>
                  <w:rPr>
                    <w:sz w:val="24"/>
                    <w:szCs w:val="24"/>
                  </w:rPr>
                  <w:t>3306</w:t>
                </w:r>
              </w:ins>
              <w:ins w:id="431" w:author="APRENDIZ" w:date="2019-09-16T19:59:00Z">
                <w:r>
                  <w:rPr>
                    <w:sz w:val="24"/>
                    <w:szCs w:val="24"/>
                  </w:rPr>
                  <w:t>)</w:t>
                </w:r>
              </w:ins>
              <w:ins w:id="432" w:author="APRENDIZ" w:date="2019-08-06T19:18:00Z">
                <w:r>
                  <w:rPr>
                    <w:sz w:val="24"/>
                    <w:szCs w:val="24"/>
                  </w:rPr>
                  <w:t xml:space="preserve"> </w:t>
                </w:r>
              </w:ins>
              <w:ins w:id="433" w:author="APRENDIZ" w:date="2019-09-16T20:06:00Z">
                <w:r>
                  <w:rPr>
                    <w:sz w:val="24"/>
                    <w:szCs w:val="24"/>
                  </w:rPr>
                  <w:t>/</w:t>
                </w:r>
              </w:ins>
              <w:ins w:id="434" w:author="APRENDIZ" w:date="2019-09-16T19:59:00Z">
                <w:r>
                  <w:rPr>
                    <w:sz w:val="24"/>
                    <w:szCs w:val="24"/>
                  </w:rPr>
                  <w:t>clic en ‘</w:t>
                </w:r>
              </w:ins>
              <w:ins w:id="435" w:author="APRENDIZ" w:date="2019-08-06T19:18:00Z">
                <w:r>
                  <w:rPr>
                    <w:sz w:val="24"/>
                    <w:szCs w:val="24"/>
                  </w:rPr>
                  <w:t>OK</w:t>
                </w:r>
              </w:ins>
              <w:ins w:id="436" w:author="APRENDIZ" w:date="2019-09-16T20:00:00Z">
                <w:r>
                  <w:rPr>
                    <w:sz w:val="24"/>
                    <w:szCs w:val="24"/>
                  </w:rPr>
                  <w:t>’</w:t>
                </w:r>
              </w:ins>
              <w:ins w:id="437" w:author="APRENDIZ" w:date="2019-08-06T19:18:00Z">
                <w:r>
                  <w:rPr>
                    <w:sz w:val="24"/>
                    <w:szCs w:val="24"/>
                  </w:rPr>
                  <w:t xml:space="preserve"> </w:t>
                </w:r>
              </w:ins>
            </w:sdtContent>
          </w:sdt>
          <w:sdt>
            <w:sdtPr>
              <w:tag w:val="goog_rdk_450"/>
              <w:id w:val="-839002181"/>
            </w:sdtPr>
            <w:sdtEndPr/>
            <w:sdtContent/>
          </w:sdt>
        </w:p>
      </w:sdtContent>
    </w:sdt>
    <w:sdt>
      <w:sdtPr>
        <w:tag w:val="goog_rdk_453"/>
        <w:id w:val="1411883613"/>
      </w:sdtPr>
      <w:sdtEndPr/>
      <w:sdtContent>
        <w:p w14:paraId="29475562" w14:textId="77777777" w:rsidR="00C34E51" w:rsidRDefault="00686957">
          <w:pPr>
            <w:jc w:val="center"/>
            <w:rPr>
              <w:ins w:id="438" w:author="APRENDIZ" w:date="2019-08-06T19:18:00Z"/>
              <w:sz w:val="24"/>
              <w:szCs w:val="24"/>
            </w:rPr>
          </w:pPr>
          <w:sdt>
            <w:sdtPr>
              <w:tag w:val="goog_rdk_452"/>
              <w:id w:val="-1918396011"/>
            </w:sdtPr>
            <w:sdtEndPr/>
            <w:sdtContent>
              <w:ins w:id="439" w:author="APRENDIZ" w:date="2019-08-06T19:18:00Z">
                <w:r w:rsidR="00B14802">
                  <w:rPr>
                    <w:noProof/>
                    <w:sz w:val="24"/>
                    <w:szCs w:val="24"/>
                  </w:rPr>
                  <w:drawing>
                    <wp:inline distT="0" distB="0" distL="0" distR="0" wp14:anchorId="4F131E37" wp14:editId="2B7B10DA">
                      <wp:extent cx="3101354" cy="1954581"/>
                      <wp:effectExtent l="0" t="0" r="0" b="0"/>
                      <wp:docPr id="15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3101354" cy="1954581"/>
                              </a:xfrm>
                              <a:prstGeom prst="rect">
                                <a:avLst/>
                              </a:prstGeom>
                              <a:ln/>
                            </pic:spPr>
                          </pic:pic>
                        </a:graphicData>
                      </a:graphic>
                    </wp:inline>
                  </w:drawing>
                </w:r>
              </w:ins>
            </w:sdtContent>
          </w:sdt>
        </w:p>
      </w:sdtContent>
    </w:sdt>
    <w:sdt>
      <w:sdtPr>
        <w:tag w:val="goog_rdk_456"/>
        <w:id w:val="-1522465943"/>
      </w:sdtPr>
      <w:sdtEndPr/>
      <w:sdtContent>
        <w:p w14:paraId="30A3626D" w14:textId="77777777" w:rsidR="00C34E51" w:rsidRPr="00C34E51" w:rsidRDefault="00686957">
          <w:pPr>
            <w:jc w:val="both"/>
            <w:rPr>
              <w:ins w:id="440" w:author="APRENDIZ" w:date="2019-08-06T19:18:00Z"/>
              <w:rPrChange w:id="441" w:author="APRENDIZ" w:date="2019-08-06T19:19:00Z">
                <w:rPr>
                  <w:ins w:id="442" w:author="APRENDIZ" w:date="2019-08-06T19:18:00Z"/>
                  <w:sz w:val="24"/>
                  <w:szCs w:val="24"/>
                </w:rPr>
              </w:rPrChange>
            </w:rPr>
            <w:pPrChange w:id="443" w:author="APRENDIZ" w:date="2019-08-06T19:19:00Z">
              <w:pPr>
                <w:jc w:val="center"/>
              </w:pPr>
            </w:pPrChange>
          </w:pPr>
          <w:sdt>
            <w:sdtPr>
              <w:tag w:val="goog_rdk_454"/>
              <w:id w:val="505638255"/>
            </w:sdtPr>
            <w:sdtEndPr/>
            <w:sdtContent>
              <w:sdt>
                <w:sdtPr>
                  <w:tag w:val="goog_rdk_455"/>
                  <w:id w:val="942262719"/>
                  <w:showingPlcHdr/>
                </w:sdtPr>
                <w:sdtEndPr/>
                <w:sdtContent>
                  <w:r w:rsidR="00B14802">
                    <w:t xml:space="preserve">     </w:t>
                  </w:r>
                </w:sdtContent>
              </w:sdt>
            </w:sdtContent>
          </w:sdt>
        </w:p>
      </w:sdtContent>
    </w:sdt>
    <w:sdt>
      <w:sdtPr>
        <w:tag w:val="goog_rdk_459"/>
        <w:id w:val="1867872856"/>
      </w:sdtPr>
      <w:sdtEndPr/>
      <w:sdtContent>
        <w:p w14:paraId="0703B090" w14:textId="77777777" w:rsidR="00C34E51" w:rsidRPr="00C34E51" w:rsidRDefault="00686957">
          <w:pPr>
            <w:numPr>
              <w:ilvl w:val="0"/>
              <w:numId w:val="2"/>
            </w:numPr>
            <w:jc w:val="both"/>
            <w:rPr>
              <w:ins w:id="444" w:author="APRENDIZ" w:date="2019-08-06T19:18:00Z"/>
              <w:color w:val="000000"/>
              <w:rPrChange w:id="445" w:author="APRENDIZ" w:date="2019-08-06T19:39:00Z">
                <w:rPr>
                  <w:ins w:id="446" w:author="APRENDIZ" w:date="2019-08-06T19:18:00Z"/>
                  <w:sz w:val="24"/>
                  <w:szCs w:val="24"/>
                </w:rPr>
              </w:rPrChange>
            </w:rPr>
            <w:pPrChange w:id="447" w:author="APRENDIZ" w:date="2019-08-06T19:39:00Z">
              <w:pPr>
                <w:jc w:val="center"/>
              </w:pPr>
            </w:pPrChange>
          </w:pPr>
          <w:sdt>
            <w:sdtPr>
              <w:tag w:val="goog_rdk_457"/>
              <w:id w:val="-1225986349"/>
            </w:sdtPr>
            <w:sdtEndPr/>
            <w:sdtContent>
              <w:ins w:id="448" w:author="APRENDIZ" w:date="2019-08-06T19:18:00Z">
                <w:r w:rsidR="00B14802">
                  <w:rPr>
                    <w:sz w:val="24"/>
                    <w:szCs w:val="24"/>
                  </w:rPr>
                  <w:t>pantalla inicial con conexión creada.</w:t>
                </w:r>
              </w:ins>
              <w:sdt>
                <w:sdtPr>
                  <w:tag w:val="goog_rdk_458"/>
                  <w:id w:val="534086819"/>
                </w:sdtPr>
                <w:sdtEndPr/>
                <w:sdtContent>
                  <w:ins w:id="449" w:author="APRENDIZ" w:date="2019-09-16T20:07:00Z">
                    <w:r w:rsidR="00B14802">
                      <w:t>/Clic en SOS Documental</w:t>
                    </w:r>
                  </w:ins>
                </w:sdtContent>
              </w:sdt>
            </w:sdtContent>
          </w:sdt>
        </w:p>
      </w:sdtContent>
    </w:sdt>
    <w:sdt>
      <w:sdtPr>
        <w:tag w:val="goog_rdk_461"/>
        <w:id w:val="1293180835"/>
      </w:sdtPr>
      <w:sdtEndPr/>
      <w:sdtContent>
        <w:p w14:paraId="33994A4C" w14:textId="77777777" w:rsidR="00C34E51" w:rsidRDefault="00686957">
          <w:pPr>
            <w:jc w:val="center"/>
            <w:rPr>
              <w:ins w:id="450" w:author="APRENDIZ" w:date="2019-08-06T19:18:00Z"/>
              <w:sz w:val="24"/>
              <w:szCs w:val="24"/>
            </w:rPr>
          </w:pPr>
          <w:sdt>
            <w:sdtPr>
              <w:tag w:val="goog_rdk_460"/>
              <w:id w:val="-788282937"/>
            </w:sdtPr>
            <w:sdtEndPr/>
            <w:sdtContent>
              <w:ins w:id="451" w:author="APRENDIZ" w:date="2019-08-06T19:18:00Z">
                <w:r w:rsidR="00B14802">
                  <w:rPr>
                    <w:noProof/>
                    <w:sz w:val="24"/>
                    <w:szCs w:val="24"/>
                  </w:rPr>
                  <w:drawing>
                    <wp:inline distT="0" distB="0" distL="0" distR="0" wp14:anchorId="2B42521D" wp14:editId="2A54F0FD">
                      <wp:extent cx="3176977" cy="2336233"/>
                      <wp:effectExtent l="0" t="0" r="0" b="0"/>
                      <wp:docPr id="15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3176977" cy="2336233"/>
                              </a:xfrm>
                              <a:prstGeom prst="rect">
                                <a:avLst/>
                              </a:prstGeom>
                              <a:ln/>
                            </pic:spPr>
                          </pic:pic>
                        </a:graphicData>
                      </a:graphic>
                    </wp:inline>
                  </w:drawing>
                </w:r>
              </w:ins>
            </w:sdtContent>
          </w:sdt>
        </w:p>
      </w:sdtContent>
    </w:sdt>
    <w:sdt>
      <w:sdtPr>
        <w:tag w:val="goog_rdk_463"/>
        <w:id w:val="-1226826215"/>
      </w:sdtPr>
      <w:sdtEndPr/>
      <w:sdtContent>
        <w:p w14:paraId="1AC4121D" w14:textId="77777777" w:rsidR="00C34E51" w:rsidRDefault="00686957">
          <w:pPr>
            <w:jc w:val="center"/>
            <w:rPr>
              <w:ins w:id="452" w:author="APRENDIZ" w:date="2019-08-06T19:18:00Z"/>
              <w:sz w:val="24"/>
              <w:szCs w:val="24"/>
            </w:rPr>
          </w:pPr>
          <w:sdt>
            <w:sdtPr>
              <w:tag w:val="goog_rdk_462"/>
              <w:id w:val="1526140291"/>
            </w:sdtPr>
            <w:sdtEndPr/>
            <w:sdtContent/>
          </w:sdt>
        </w:p>
      </w:sdtContent>
    </w:sdt>
    <w:sdt>
      <w:sdtPr>
        <w:tag w:val="goog_rdk_466"/>
        <w:id w:val="-1777705034"/>
      </w:sdtPr>
      <w:sdtEndPr/>
      <w:sdtContent>
        <w:p w14:paraId="6EF7A777" w14:textId="77777777" w:rsidR="00C34E51" w:rsidRPr="00C34E51" w:rsidRDefault="00686957">
          <w:pPr>
            <w:numPr>
              <w:ilvl w:val="0"/>
              <w:numId w:val="2"/>
            </w:numPr>
            <w:jc w:val="both"/>
            <w:rPr>
              <w:ins w:id="453" w:author="APRENDIZ" w:date="2019-08-06T19:18:00Z"/>
              <w:color w:val="000000"/>
              <w:rPrChange w:id="454" w:author="APRENDIZ" w:date="2019-08-06T19:39:00Z">
                <w:rPr>
                  <w:ins w:id="455" w:author="APRENDIZ" w:date="2019-08-06T19:18:00Z"/>
                  <w:sz w:val="24"/>
                  <w:szCs w:val="24"/>
                </w:rPr>
              </w:rPrChange>
            </w:rPr>
            <w:pPrChange w:id="456" w:author="APRENDIZ" w:date="2019-08-06T19:39:00Z">
              <w:pPr>
                <w:jc w:val="center"/>
              </w:pPr>
            </w:pPrChange>
          </w:pPr>
          <w:sdt>
            <w:sdtPr>
              <w:tag w:val="goog_rdk_464"/>
              <w:id w:val="-2020451923"/>
            </w:sdtPr>
            <w:sdtEndPr/>
            <w:sdtContent>
              <w:ins w:id="457" w:author="APRENDIZ" w:date="2019-09-16T20:10:00Z">
                <w:r w:rsidR="00BD3223">
                  <w:rPr>
                    <w:sz w:val="24"/>
                    <w:szCs w:val="24"/>
                  </w:rPr>
                  <w:t xml:space="preserve">Clic en el logo </w:t>
                </w:r>
              </w:ins>
              <w:ins w:id="458" w:author="APRENDIZ" w:date="2019-08-06T19:18:00Z">
                <w:r w:rsidR="00B14802">
                  <w:rPr>
                    <w:sz w:val="24"/>
                    <w:szCs w:val="24"/>
                  </w:rPr>
                  <w:t xml:space="preserve">de SQL que ha sido resaltado </w:t>
                </w:r>
              </w:ins>
              <w:sdt>
                <w:sdtPr>
                  <w:tag w:val="goog_rdk_465"/>
                  <w:id w:val="-87390443"/>
                  <w:showingPlcHdr/>
                </w:sdtPr>
                <w:sdtEndPr/>
                <w:sdtContent>
                  <w:r w:rsidR="00BD3223">
                    <w:t xml:space="preserve">     </w:t>
                  </w:r>
                </w:sdtContent>
              </w:sdt>
            </w:sdtContent>
          </w:sdt>
        </w:p>
      </w:sdtContent>
    </w:sdt>
    <w:sdt>
      <w:sdtPr>
        <w:tag w:val="goog_rdk_468"/>
        <w:id w:val="22762388"/>
      </w:sdtPr>
      <w:sdtEndPr/>
      <w:sdtContent>
        <w:p w14:paraId="2DE084A1" w14:textId="77777777" w:rsidR="00C34E51" w:rsidRDefault="00686957">
          <w:pPr>
            <w:jc w:val="center"/>
            <w:rPr>
              <w:ins w:id="459" w:author="APRENDIZ" w:date="2019-08-06T19:18:00Z"/>
              <w:sz w:val="24"/>
              <w:szCs w:val="24"/>
            </w:rPr>
          </w:pPr>
          <w:sdt>
            <w:sdtPr>
              <w:tag w:val="goog_rdk_467"/>
              <w:id w:val="569469414"/>
            </w:sdtPr>
            <w:sdtEndPr/>
            <w:sdtContent>
              <w:ins w:id="460" w:author="APRENDIZ" w:date="2019-08-06T19:18:00Z">
                <w:r w:rsidR="00B14802">
                  <w:rPr>
                    <w:noProof/>
                    <w:sz w:val="24"/>
                    <w:szCs w:val="24"/>
                  </w:rPr>
                  <w:drawing>
                    <wp:inline distT="0" distB="0" distL="0" distR="0" wp14:anchorId="17ADD435" wp14:editId="02B2B4DF">
                      <wp:extent cx="2640294" cy="2693232"/>
                      <wp:effectExtent l="0" t="0" r="0" b="0"/>
                      <wp:docPr id="15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2640294" cy="2693232"/>
                              </a:xfrm>
                              <a:prstGeom prst="rect">
                                <a:avLst/>
                              </a:prstGeom>
                              <a:ln/>
                            </pic:spPr>
                          </pic:pic>
                        </a:graphicData>
                      </a:graphic>
                    </wp:inline>
                  </w:drawing>
                </w:r>
              </w:ins>
            </w:sdtContent>
          </w:sdt>
        </w:p>
      </w:sdtContent>
    </w:sdt>
    <w:sdt>
      <w:sdtPr>
        <w:tag w:val="goog_rdk_470"/>
        <w:id w:val="-1556545637"/>
      </w:sdtPr>
      <w:sdtEndPr/>
      <w:sdtContent>
        <w:p w14:paraId="194CECD5" w14:textId="77777777" w:rsidR="00C34E51" w:rsidRDefault="00686957">
          <w:pPr>
            <w:jc w:val="center"/>
            <w:rPr>
              <w:ins w:id="461" w:author="APRENDIZ" w:date="2019-08-06T19:18:00Z"/>
              <w:sz w:val="24"/>
              <w:szCs w:val="24"/>
            </w:rPr>
          </w:pPr>
          <w:sdt>
            <w:sdtPr>
              <w:tag w:val="goog_rdk_469"/>
              <w:id w:val="-1560932148"/>
            </w:sdtPr>
            <w:sdtEndPr/>
            <w:sdtContent/>
          </w:sdt>
        </w:p>
      </w:sdtContent>
    </w:sdt>
    <w:sdt>
      <w:sdtPr>
        <w:tag w:val="goog_rdk_473"/>
        <w:id w:val="1236585385"/>
      </w:sdtPr>
      <w:sdtEndPr/>
      <w:sdtContent>
        <w:p w14:paraId="372660C6" w14:textId="77777777" w:rsidR="00C34E51" w:rsidRPr="00C34E51" w:rsidRDefault="00686957">
          <w:pPr>
            <w:numPr>
              <w:ilvl w:val="0"/>
              <w:numId w:val="2"/>
            </w:numPr>
            <w:jc w:val="both"/>
            <w:rPr>
              <w:ins w:id="462" w:author="APRENDIZ" w:date="2019-08-06T19:18:00Z"/>
              <w:color w:val="000000"/>
              <w:rPrChange w:id="463" w:author="APRENDIZ" w:date="2019-08-06T19:39:00Z">
                <w:rPr>
                  <w:ins w:id="464" w:author="APRENDIZ" w:date="2019-08-06T19:18:00Z"/>
                  <w:sz w:val="24"/>
                  <w:szCs w:val="24"/>
                </w:rPr>
              </w:rPrChange>
            </w:rPr>
            <w:pPrChange w:id="465" w:author="APRENDIZ" w:date="2019-08-06T19:39:00Z">
              <w:pPr>
                <w:jc w:val="both"/>
              </w:pPr>
            </w:pPrChange>
          </w:pPr>
          <w:sdt>
            <w:sdtPr>
              <w:tag w:val="goog_rdk_471"/>
              <w:id w:val="-1085608585"/>
            </w:sdtPr>
            <w:sdtEndPr/>
            <w:sdtContent>
              <w:ins w:id="466" w:author="APRENDIZ" w:date="2019-08-06T19:18:00Z">
                <w:r w:rsidR="00BD3223">
                  <w:rPr>
                    <w:sz w:val="24"/>
                    <w:szCs w:val="24"/>
                  </w:rPr>
                  <w:t>S</w:t>
                </w:r>
                <w:r w:rsidR="00B14802">
                  <w:rPr>
                    <w:sz w:val="24"/>
                    <w:szCs w:val="24"/>
                  </w:rPr>
                  <w:t>eleccionar</w:t>
                </w:r>
              </w:ins>
              <w:ins w:id="467" w:author="APRENDIZ" w:date="2019-09-16T20:11:00Z">
                <w:r w:rsidR="00BD3223">
                  <w:rPr>
                    <w:sz w:val="24"/>
                    <w:szCs w:val="24"/>
                  </w:rPr>
                  <w:t xml:space="preserve"> </w:t>
                </w:r>
              </w:ins>
              <w:ins w:id="468" w:author="APRENDIZ" w:date="2019-08-06T19:18:00Z">
                <w:r w:rsidR="00B14802">
                  <w:rPr>
                    <w:sz w:val="24"/>
                    <w:szCs w:val="24"/>
                  </w:rPr>
                  <w:t xml:space="preserve">el archivo que se llama Base de datos (SOS Documental), el cual ya </w:t>
                </w:r>
              </w:ins>
              <w:ins w:id="469" w:author="APRENDIZ" w:date="2019-09-16T20:11:00Z">
                <w:r w:rsidR="00BD3223">
                  <w:rPr>
                    <w:sz w:val="24"/>
                    <w:szCs w:val="24"/>
                  </w:rPr>
                  <w:t>está</w:t>
                </w:r>
              </w:ins>
              <w:ins w:id="470" w:author="APRENDIZ" w:date="2019-08-06T19:18:00Z">
                <w:r w:rsidR="00B14802">
                  <w:rPr>
                    <w:sz w:val="24"/>
                    <w:szCs w:val="24"/>
                  </w:rPr>
                  <w:t xml:space="preserve"> previamente descargado </w:t>
                </w:r>
              </w:ins>
              <w:sdt>
                <w:sdtPr>
                  <w:tag w:val="goog_rdk_472"/>
                  <w:id w:val="1319313073"/>
                </w:sdtPr>
                <w:sdtEndPr/>
                <w:sdtContent/>
              </w:sdt>
            </w:sdtContent>
          </w:sdt>
        </w:p>
      </w:sdtContent>
    </w:sdt>
    <w:sdt>
      <w:sdtPr>
        <w:tag w:val="goog_rdk_475"/>
        <w:id w:val="-548999635"/>
      </w:sdtPr>
      <w:sdtEndPr/>
      <w:sdtContent>
        <w:p w14:paraId="565B6B03" w14:textId="77777777" w:rsidR="00C34E51" w:rsidRDefault="00686957">
          <w:pPr>
            <w:jc w:val="both"/>
            <w:rPr>
              <w:ins w:id="471" w:author="APRENDIZ" w:date="2019-08-06T19:18:00Z"/>
              <w:sz w:val="24"/>
              <w:szCs w:val="24"/>
            </w:rPr>
          </w:pPr>
          <w:sdt>
            <w:sdtPr>
              <w:tag w:val="goog_rdk_474"/>
              <w:id w:val="2076159089"/>
            </w:sdtPr>
            <w:sdtEndPr/>
            <w:sdtContent/>
          </w:sdt>
        </w:p>
      </w:sdtContent>
    </w:sdt>
    <w:sdt>
      <w:sdtPr>
        <w:tag w:val="goog_rdk_477"/>
        <w:id w:val="-1751652638"/>
      </w:sdtPr>
      <w:sdtEndPr/>
      <w:sdtContent>
        <w:p w14:paraId="0C253F30" w14:textId="77777777" w:rsidR="00C34E51" w:rsidRDefault="00686957">
          <w:pPr>
            <w:jc w:val="center"/>
            <w:rPr>
              <w:ins w:id="472" w:author="APRENDIZ" w:date="2019-08-06T19:18:00Z"/>
              <w:sz w:val="24"/>
              <w:szCs w:val="24"/>
            </w:rPr>
          </w:pPr>
          <w:sdt>
            <w:sdtPr>
              <w:tag w:val="goog_rdk_476"/>
              <w:id w:val="-1885634502"/>
            </w:sdtPr>
            <w:sdtEndPr/>
            <w:sdtContent>
              <w:ins w:id="473" w:author="APRENDIZ" w:date="2019-08-06T19:18:00Z">
                <w:r w:rsidR="00B14802">
                  <w:rPr>
                    <w:noProof/>
                    <w:sz w:val="24"/>
                    <w:szCs w:val="24"/>
                  </w:rPr>
                  <w:drawing>
                    <wp:inline distT="0" distB="0" distL="0" distR="0" wp14:anchorId="1CD18AA8" wp14:editId="2DC118FD">
                      <wp:extent cx="2982115" cy="2108828"/>
                      <wp:effectExtent l="0" t="0" r="0" b="0"/>
                      <wp:docPr id="15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2982115" cy="2108828"/>
                              </a:xfrm>
                              <a:prstGeom prst="rect">
                                <a:avLst/>
                              </a:prstGeom>
                              <a:ln/>
                            </pic:spPr>
                          </pic:pic>
                        </a:graphicData>
                      </a:graphic>
                    </wp:inline>
                  </w:drawing>
                </w:r>
              </w:ins>
            </w:sdtContent>
          </w:sdt>
        </w:p>
      </w:sdtContent>
    </w:sdt>
    <w:sdt>
      <w:sdtPr>
        <w:tag w:val="goog_rdk_479"/>
        <w:id w:val="1550802764"/>
      </w:sdtPr>
      <w:sdtEndPr/>
      <w:sdtContent>
        <w:p w14:paraId="0BF5D9E6" w14:textId="77777777" w:rsidR="00C34E51" w:rsidRDefault="00686957">
          <w:pPr>
            <w:jc w:val="center"/>
            <w:rPr>
              <w:ins w:id="474" w:author="APRENDIZ" w:date="2019-08-06T19:18:00Z"/>
              <w:sz w:val="24"/>
              <w:szCs w:val="24"/>
            </w:rPr>
          </w:pPr>
          <w:sdt>
            <w:sdtPr>
              <w:tag w:val="goog_rdk_478"/>
              <w:id w:val="-683970892"/>
            </w:sdtPr>
            <w:sdtEndPr/>
            <w:sdtContent/>
          </w:sdt>
        </w:p>
      </w:sdtContent>
    </w:sdt>
    <w:sdt>
      <w:sdtPr>
        <w:tag w:val="goog_rdk_482"/>
        <w:id w:val="-481236889"/>
      </w:sdtPr>
      <w:sdtEndPr/>
      <w:sdtContent>
        <w:p w14:paraId="71B50EA4" w14:textId="77777777" w:rsidR="00C34E51" w:rsidRPr="00C34E51" w:rsidRDefault="00686957">
          <w:pPr>
            <w:numPr>
              <w:ilvl w:val="0"/>
              <w:numId w:val="2"/>
            </w:numPr>
            <w:jc w:val="center"/>
            <w:rPr>
              <w:ins w:id="475" w:author="APRENDIZ" w:date="2019-08-06T19:18:00Z"/>
              <w:color w:val="000000"/>
              <w:rPrChange w:id="476" w:author="APRENDIZ" w:date="2019-08-06T19:39:00Z">
                <w:rPr>
                  <w:ins w:id="477" w:author="APRENDIZ" w:date="2019-08-06T19:18:00Z"/>
                  <w:sz w:val="24"/>
                  <w:szCs w:val="24"/>
                </w:rPr>
              </w:rPrChange>
            </w:rPr>
            <w:pPrChange w:id="478" w:author="APRENDIZ" w:date="2019-08-06T19:39:00Z">
              <w:pPr>
                <w:jc w:val="center"/>
              </w:pPr>
            </w:pPrChange>
          </w:pPr>
          <w:sdt>
            <w:sdtPr>
              <w:tag w:val="goog_rdk_480"/>
              <w:id w:val="-1064560361"/>
            </w:sdtPr>
            <w:sdtEndPr/>
            <w:sdtContent>
              <w:ins w:id="479" w:author="APRENDIZ" w:date="2019-08-06T19:18:00Z">
                <w:r w:rsidR="00B14802">
                  <w:rPr>
                    <w:sz w:val="24"/>
                    <w:szCs w:val="24"/>
                  </w:rPr>
                  <w:t xml:space="preserve">Nos aparecerá el script de la base de datos, iremos al final del script y lo ejecutaremos dándole clic en el logo resaltado en la imagen </w:t>
                </w:r>
              </w:ins>
              <w:sdt>
                <w:sdtPr>
                  <w:tag w:val="goog_rdk_481"/>
                  <w:id w:val="1056130453"/>
                </w:sdtPr>
                <w:sdtEndPr/>
                <w:sdtContent/>
              </w:sdt>
            </w:sdtContent>
          </w:sdt>
        </w:p>
      </w:sdtContent>
    </w:sdt>
    <w:sdt>
      <w:sdtPr>
        <w:tag w:val="goog_rdk_484"/>
        <w:id w:val="459087160"/>
      </w:sdtPr>
      <w:sdtEndPr/>
      <w:sdtContent>
        <w:p w14:paraId="49FF8B5C" w14:textId="77777777" w:rsidR="00C34E51" w:rsidRDefault="00686957">
          <w:pPr>
            <w:jc w:val="center"/>
            <w:rPr>
              <w:ins w:id="480" w:author="APRENDIZ" w:date="2019-08-06T19:18:00Z"/>
              <w:sz w:val="24"/>
              <w:szCs w:val="24"/>
            </w:rPr>
          </w:pPr>
          <w:sdt>
            <w:sdtPr>
              <w:tag w:val="goog_rdk_483"/>
              <w:id w:val="529764708"/>
            </w:sdtPr>
            <w:sdtEndPr/>
            <w:sdtContent>
              <w:ins w:id="481" w:author="APRENDIZ" w:date="2019-08-06T19:18:00Z">
                <w:r w:rsidR="00B14802">
                  <w:rPr>
                    <w:noProof/>
                    <w:sz w:val="24"/>
                    <w:szCs w:val="24"/>
                  </w:rPr>
                  <w:drawing>
                    <wp:inline distT="0" distB="0" distL="0" distR="0" wp14:anchorId="63E8771A" wp14:editId="682E0E70">
                      <wp:extent cx="4145706" cy="2401940"/>
                      <wp:effectExtent l="0" t="0" r="0" b="0"/>
                      <wp:docPr id="1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4145706" cy="2401940"/>
                              </a:xfrm>
                              <a:prstGeom prst="rect">
                                <a:avLst/>
                              </a:prstGeom>
                              <a:ln/>
                            </pic:spPr>
                          </pic:pic>
                        </a:graphicData>
                      </a:graphic>
                    </wp:inline>
                  </w:drawing>
                </w:r>
                <w:r w:rsidR="00B14802">
                  <w:rPr>
                    <w:sz w:val="24"/>
                    <w:szCs w:val="24"/>
                  </w:rPr>
                  <w:t xml:space="preserve"> </w:t>
                </w:r>
              </w:ins>
            </w:sdtContent>
          </w:sdt>
        </w:p>
      </w:sdtContent>
    </w:sdt>
    <w:customXmlDelRangeStart w:id="482" w:author="APRENDIZ" w:date="2019-09-16T20:12:00Z"/>
    <w:sdt>
      <w:sdtPr>
        <w:tag w:val="goog_rdk_487"/>
        <w:id w:val="-6139303"/>
      </w:sdtPr>
      <w:sdtEndPr/>
      <w:sdtContent>
        <w:customXmlDelRangeEnd w:id="482"/>
        <w:p w14:paraId="6B9223E8" w14:textId="77777777" w:rsidR="00C34E51" w:rsidRDefault="00686957">
          <w:pPr>
            <w:numPr>
              <w:ilvl w:val="0"/>
              <w:numId w:val="2"/>
            </w:numPr>
            <w:jc w:val="both"/>
            <w:rPr>
              <w:b/>
              <w:sz w:val="24"/>
              <w:szCs w:val="24"/>
            </w:rPr>
            <w:pPrChange w:id="483" w:author="APRENDIZ" w:date="2019-09-16T20:12:00Z">
              <w:pPr/>
            </w:pPrChange>
          </w:pPr>
          <w:customXmlDelRangeStart w:id="484" w:author="APRENDIZ" w:date="2019-09-16T20:12:00Z"/>
          <w:sdt>
            <w:sdtPr>
              <w:tag w:val="goog_rdk_485"/>
              <w:id w:val="1097143406"/>
            </w:sdtPr>
            <w:sdtEndPr/>
            <w:sdtContent>
              <w:customXmlDelRangeEnd w:id="484"/>
              <w:ins w:id="485" w:author="APRENDIZ" w:date="2019-08-06T19:18:00Z">
                <w:r w:rsidR="00B14802">
                  <w:rPr>
                    <w:sz w:val="24"/>
                    <w:szCs w:val="24"/>
                  </w:rPr>
                  <w:t xml:space="preserve">realizar el mismo procedimiento para agregar las </w:t>
                </w:r>
              </w:ins>
              <w:proofErr w:type="gramStart"/>
              <w:ins w:id="486" w:author="APRENDIZ" w:date="2019-09-16T20:11:00Z">
                <w:r w:rsidR="00BD3223">
                  <w:rPr>
                    <w:sz w:val="24"/>
                    <w:szCs w:val="24"/>
                  </w:rPr>
                  <w:t>inserciones</w:t>
                </w:r>
              </w:ins>
              <w:ins w:id="487" w:author="APRENDIZ" w:date="2019-08-06T19:18:00Z">
                <w:r w:rsidR="00B14802">
                  <w:rPr>
                    <w:sz w:val="24"/>
                    <w:szCs w:val="24"/>
                  </w:rPr>
                  <w:t xml:space="preserve">  documento</w:t>
                </w:r>
                <w:proofErr w:type="gramEnd"/>
                <w:r w:rsidR="00B14802">
                  <w:rPr>
                    <w:sz w:val="24"/>
                    <w:szCs w:val="24"/>
                  </w:rPr>
                  <w:t xml:space="preserve"> llamado</w:t>
                </w:r>
              </w:ins>
              <w:ins w:id="488" w:author="APRENDIZ" w:date="2019-09-16T20:12:00Z">
                <w:r w:rsidR="00BD3223">
                  <w:rPr>
                    <w:sz w:val="24"/>
                    <w:szCs w:val="24"/>
                  </w:rPr>
                  <w:t>:</w:t>
                </w:r>
              </w:ins>
              <w:ins w:id="489" w:author="APRENDIZ" w:date="2019-08-06T19:18:00Z">
                <w:r w:rsidR="00B14802">
                  <w:rPr>
                    <w:sz w:val="24"/>
                    <w:szCs w:val="24"/>
                  </w:rPr>
                  <w:t xml:space="preserve"> </w:t>
                </w:r>
              </w:ins>
              <w:ins w:id="490" w:author="APRENDIZ" w:date="2019-09-16T20:12:00Z">
                <w:r w:rsidR="00BD3223">
                  <w:rPr>
                    <w:sz w:val="24"/>
                    <w:szCs w:val="24"/>
                  </w:rPr>
                  <w:t>(</w:t>
                </w:r>
              </w:ins>
              <w:proofErr w:type="spellStart"/>
              <w:ins w:id="491" w:author="APRENDIZ" w:date="2019-08-06T19:18:00Z">
                <w:r w:rsidR="00B14802">
                  <w:rPr>
                    <w:sz w:val="24"/>
                    <w:szCs w:val="24"/>
                  </w:rPr>
                  <w:t>InserccionesBD</w:t>
                </w:r>
              </w:ins>
              <w:proofErr w:type="spellEnd"/>
              <w:ins w:id="492" w:author="APRENDIZ" w:date="2019-09-16T20:12:00Z">
                <w:r w:rsidR="00BD3223">
                  <w:rPr>
                    <w:sz w:val="24"/>
                    <w:szCs w:val="24"/>
                  </w:rPr>
                  <w:t>)/</w:t>
                </w:r>
              </w:ins>
              <w:ins w:id="493" w:author="APRENDIZ" w:date="2019-09-16T20:13:00Z">
                <w:r w:rsidR="00BD3223">
                  <w:rPr>
                    <w:sz w:val="24"/>
                    <w:szCs w:val="24"/>
                  </w:rPr>
                  <w:t xml:space="preserve">Ejecutar </w:t>
                </w:r>
              </w:ins>
              <w:ins w:id="494" w:author="APRENDIZ" w:date="2019-09-16T20:12:00Z">
                <w:r w:rsidR="00BD3223">
                  <w:rPr>
                    <w:sz w:val="24"/>
                    <w:szCs w:val="24"/>
                  </w:rPr>
                  <w:t xml:space="preserve">                                                                                                                                          </w:t>
                </w:r>
              </w:ins>
              <w:ins w:id="495" w:author="APRENDIZ" w:date="2019-09-16T20:13:00Z">
                <w:r w:rsidR="00BD3223">
                  <w:rPr>
                    <w:sz w:val="24"/>
                    <w:szCs w:val="24"/>
                  </w:rPr>
                  <w:t xml:space="preserve">                                </w:t>
                </w:r>
              </w:ins>
              <w:customXmlDelRangeStart w:id="496" w:author="APRENDIZ" w:date="2019-09-16T20:12:00Z"/>
              <w:sdt>
                <w:sdtPr>
                  <w:tag w:val="goog_rdk_486"/>
                  <w:id w:val="1054817728"/>
                </w:sdtPr>
                <w:sdtEndPr/>
                <w:sdtContent>
                  <w:customXmlDelRangeEnd w:id="496"/>
                  <w:customXmlDelRangeStart w:id="497" w:author="APRENDIZ" w:date="2019-09-16T20:12:00Z"/>
                </w:sdtContent>
              </w:sdt>
              <w:customXmlDelRangeEnd w:id="497"/>
              <w:customXmlDelRangeStart w:id="498" w:author="APRENDIZ" w:date="2019-09-16T20:12:00Z"/>
            </w:sdtContent>
          </w:sdt>
          <w:customXmlDelRangeEnd w:id="498"/>
        </w:p>
        <w:customXmlDelRangeStart w:id="499" w:author="APRENDIZ" w:date="2019-09-16T20:12:00Z"/>
        <w:sdt>
          <w:sdtPr>
            <w:tag w:val="goog_rdk_490"/>
            <w:id w:val="437567743"/>
          </w:sdtPr>
          <w:sdtEndPr/>
          <w:sdtContent>
            <w:customXmlDelRangeEnd w:id="499"/>
            <w:p w14:paraId="235FDB33" w14:textId="77777777" w:rsidR="00C34E51" w:rsidRDefault="00686957">
              <w:pPr>
                <w:numPr>
                  <w:ilvl w:val="0"/>
                  <w:numId w:val="2"/>
                </w:numPr>
                <w:jc w:val="both"/>
                <w:rPr>
                  <w:b/>
                  <w:sz w:val="24"/>
                  <w:szCs w:val="24"/>
                </w:rPr>
                <w:pPrChange w:id="500" w:author="APRENDIZ" w:date="2019-09-16T20:12:00Z">
                  <w:pPr/>
                </w:pPrChange>
              </w:pPr>
              <w:customXmlDelRangeStart w:id="501" w:author="APRENDIZ" w:date="2019-09-16T20:12:00Z"/>
              <w:sdt>
                <w:sdtPr>
                  <w:tag w:val="goog_rdk_488"/>
                  <w:id w:val="-944536878"/>
                </w:sdtPr>
                <w:sdtEndPr/>
                <w:sdtContent>
                  <w:customXmlDelRangeEnd w:id="501"/>
                  <w:customXmlDelRangeStart w:id="502" w:author="APRENDIZ" w:date="2019-09-16T20:12:00Z"/>
                  <w:sdt>
                    <w:sdtPr>
                      <w:tag w:val="goog_rdk_489"/>
                      <w:id w:val="2106455565"/>
                    </w:sdtPr>
                    <w:sdtEndPr/>
                    <w:sdtContent>
                      <w:customXmlDelRangeEnd w:id="502"/>
                      <w:customXmlDelRangeStart w:id="503" w:author="APRENDIZ" w:date="2019-09-16T20:12:00Z"/>
                    </w:sdtContent>
                  </w:sdt>
                  <w:customXmlDelRangeEnd w:id="503"/>
                  <w:customXmlDelRangeStart w:id="504" w:author="APRENDIZ" w:date="2019-09-16T20:12:00Z"/>
                </w:sdtContent>
              </w:sdt>
              <w:customXmlDelRangeEnd w:id="504"/>
              <w:del w:id="505" w:author="APRENDIZ" w:date="2019-09-16T20:13:00Z">
                <w:r w:rsidR="00B14802" w:rsidDel="00BD3223">
                  <w:rPr>
                    <w:b/>
                    <w:sz w:val="24"/>
                    <w:szCs w:val="24"/>
                  </w:rPr>
                  <w:delText>Descargar JDK</w:delText>
                </w:r>
              </w:del>
            </w:p>
            <w:customXmlDelRangeStart w:id="506" w:author="APRENDIZ" w:date="2019-09-16T20:12:00Z"/>
          </w:sdtContent>
        </w:sdt>
        <w:customXmlDelRangeEnd w:id="506"/>
        <w:customXmlDelRangeStart w:id="507" w:author="APRENDIZ" w:date="2019-09-16T20:12:00Z"/>
      </w:sdtContent>
    </w:sdt>
    <w:customXmlDelRangeEnd w:id="507"/>
    <w:p w14:paraId="6078732A" w14:textId="77777777" w:rsidR="00BD3223" w:rsidRDefault="00BD3223">
      <w:pPr>
        <w:rPr>
          <w:ins w:id="508" w:author="APRENDIZ" w:date="2019-09-16T20:12:00Z"/>
          <w:sz w:val="24"/>
          <w:szCs w:val="24"/>
        </w:rPr>
      </w:pPr>
    </w:p>
    <w:p w14:paraId="07E70414" w14:textId="77777777" w:rsidR="00BD3223" w:rsidRDefault="00BD3223">
      <w:pPr>
        <w:rPr>
          <w:ins w:id="509" w:author="APRENDIZ" w:date="2019-09-16T20:12:00Z"/>
          <w:sz w:val="24"/>
          <w:szCs w:val="24"/>
        </w:rPr>
      </w:pPr>
      <w:ins w:id="510" w:author="APRENDIZ" w:date="2019-09-16T20:13:00Z">
        <w:r>
          <w:rPr>
            <w:b/>
            <w:sz w:val="24"/>
            <w:szCs w:val="24"/>
          </w:rPr>
          <w:t>Descargar JDK</w:t>
        </w:r>
      </w:ins>
    </w:p>
    <w:p w14:paraId="4494235F" w14:textId="77777777" w:rsidR="00C34E51" w:rsidRDefault="00B14802">
      <w:pPr>
        <w:rPr>
          <w:b/>
          <w:color w:val="000000"/>
          <w:sz w:val="24"/>
          <w:szCs w:val="24"/>
          <w:highlight w:val="white"/>
        </w:rPr>
      </w:pPr>
      <w:r>
        <w:rPr>
          <w:sz w:val="24"/>
          <w:szCs w:val="24"/>
        </w:rPr>
        <w:t xml:space="preserve">Lo que tenemos que hacer es ingresar a la </w:t>
      </w:r>
      <w:proofErr w:type="spellStart"/>
      <w:r>
        <w:rPr>
          <w:sz w:val="24"/>
          <w:szCs w:val="24"/>
        </w:rPr>
        <w:t>pagina</w:t>
      </w:r>
      <w:proofErr w:type="spellEnd"/>
      <w:r>
        <w:rPr>
          <w:sz w:val="24"/>
          <w:szCs w:val="24"/>
        </w:rPr>
        <w:t xml:space="preserve"> de Oracle </w:t>
      </w:r>
      <w:hyperlink r:id="rId26">
        <w:r>
          <w:rPr>
            <w:color w:val="0000FF"/>
            <w:sz w:val="24"/>
            <w:szCs w:val="24"/>
            <w:u w:val="single"/>
          </w:rPr>
          <w:t>https://www.oracle.com/technetwork/es/java/javase/downloads/index.html</w:t>
        </w:r>
      </w:hyperlink>
      <w:r>
        <w:rPr>
          <w:sz w:val="24"/>
          <w:szCs w:val="24"/>
        </w:rPr>
        <w:t xml:space="preserve"> y damos en descargar  </w:t>
      </w:r>
      <w:r>
        <w:rPr>
          <w:b/>
          <w:color w:val="000000"/>
          <w:sz w:val="24"/>
          <w:szCs w:val="24"/>
          <w:highlight w:val="white"/>
        </w:rPr>
        <w:t xml:space="preserve">Java </w:t>
      </w:r>
      <w:proofErr w:type="spellStart"/>
      <w:r>
        <w:rPr>
          <w:b/>
          <w:color w:val="000000"/>
          <w:sz w:val="24"/>
          <w:szCs w:val="24"/>
          <w:highlight w:val="white"/>
        </w:rPr>
        <w:t>Platform</w:t>
      </w:r>
      <w:proofErr w:type="spellEnd"/>
      <w:r>
        <w:rPr>
          <w:b/>
          <w:color w:val="000000"/>
          <w:sz w:val="24"/>
          <w:szCs w:val="24"/>
          <w:highlight w:val="white"/>
        </w:rPr>
        <w:t xml:space="preserve"> (JDK) 8u111 / 8u112</w:t>
      </w:r>
    </w:p>
    <w:p w14:paraId="021DBE85" w14:textId="77777777" w:rsidR="00C34E51" w:rsidRDefault="00C34E51">
      <w:pPr>
        <w:rPr>
          <w:b/>
          <w:color w:val="000000"/>
          <w:sz w:val="24"/>
          <w:szCs w:val="24"/>
          <w:highlight w:val="white"/>
        </w:rPr>
      </w:pPr>
    </w:p>
    <w:sdt>
      <w:sdtPr>
        <w:tag w:val="goog_rdk_494"/>
        <w:id w:val="1697183696"/>
      </w:sdtPr>
      <w:sdtEndPr/>
      <w:sdtContent>
        <w:p w14:paraId="4A22A0F9" w14:textId="77777777" w:rsidR="00C34E51" w:rsidRPr="00C34E51" w:rsidRDefault="00686957">
          <w:pPr>
            <w:rPr>
              <w:ins w:id="511" w:author="APRENDIZ" w:date="2019-08-06T19:09:00Z"/>
              <w:rPrChange w:id="512" w:author="JUAN CAMILO rairan" w:date="2019-08-12T19:42:00Z">
                <w:rPr>
                  <w:ins w:id="513" w:author="APRENDIZ" w:date="2019-08-06T19:09:00Z"/>
                  <w:sz w:val="24"/>
                  <w:szCs w:val="24"/>
                </w:rPr>
              </w:rPrChange>
            </w:rPr>
            <w:pPrChange w:id="514" w:author="JUAN CAMILO rairan" w:date="2019-08-12T19:42:00Z">
              <w:pPr>
                <w:jc w:val="both"/>
              </w:pPr>
            </w:pPrChange>
          </w:pPr>
          <w:sdt>
            <w:sdtPr>
              <w:tag w:val="goog_rdk_492"/>
              <w:id w:val="-2118592088"/>
            </w:sdtPr>
            <w:sdtEndPr/>
            <w:sdtContent>
              <w:sdt>
                <w:sdtPr>
                  <w:tag w:val="goog_rdk_493"/>
                  <w:id w:val="1498534792"/>
                </w:sdtPr>
                <w:sdtEndPr/>
                <w:sdtContent/>
              </w:sdt>
              <w:ins w:id="515" w:author="APRENDIZ" w:date="2019-08-06T19:09:00Z">
                <w:r w:rsidR="00B14802">
                  <w:rPr>
                    <w:noProof/>
                  </w:rPr>
                  <w:drawing>
                    <wp:anchor distT="0" distB="0" distL="114300" distR="114300" simplePos="0" relativeHeight="251659264" behindDoc="0" locked="0" layoutInCell="1" hidden="0" allowOverlap="1" wp14:anchorId="49ECD167" wp14:editId="1D2A39C8">
                      <wp:simplePos x="0" y="0"/>
                      <wp:positionH relativeFrom="column">
                        <wp:posOffset>1633537</wp:posOffset>
                      </wp:positionH>
                      <wp:positionV relativeFrom="paragraph">
                        <wp:posOffset>-125727</wp:posOffset>
                      </wp:positionV>
                      <wp:extent cx="2676525" cy="1524000"/>
                      <wp:effectExtent l="0" t="0" r="0" b="0"/>
                      <wp:wrapSquare wrapText="bothSides" distT="0" distB="0" distL="114300" distR="114300"/>
                      <wp:docPr id="1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2676525" cy="1524000"/>
                              </a:xfrm>
                              <a:prstGeom prst="rect">
                                <a:avLst/>
                              </a:prstGeom>
                              <a:ln/>
                            </pic:spPr>
                          </pic:pic>
                        </a:graphicData>
                      </a:graphic>
                    </wp:anchor>
                  </w:drawing>
                </w:r>
              </w:ins>
            </w:sdtContent>
          </w:sdt>
        </w:p>
      </w:sdtContent>
    </w:sdt>
    <w:sdt>
      <w:sdtPr>
        <w:tag w:val="goog_rdk_497"/>
        <w:id w:val="-1638799285"/>
      </w:sdtPr>
      <w:sdtEndPr/>
      <w:sdtContent>
        <w:p w14:paraId="2D865431" w14:textId="77777777" w:rsidR="00C34E51" w:rsidRDefault="00686957">
          <w:pPr>
            <w:jc w:val="both"/>
            <w:rPr>
              <w:ins w:id="516" w:author="JUAN CAMILO rairan" w:date="2019-08-12T19:50:00Z"/>
              <w:sz w:val="24"/>
              <w:szCs w:val="24"/>
            </w:rPr>
          </w:pPr>
          <w:sdt>
            <w:sdtPr>
              <w:tag w:val="goog_rdk_496"/>
              <w:id w:val="1662976823"/>
            </w:sdtPr>
            <w:sdtEndPr/>
            <w:sdtContent/>
          </w:sdt>
        </w:p>
      </w:sdtContent>
    </w:sdt>
    <w:sdt>
      <w:sdtPr>
        <w:tag w:val="goog_rdk_499"/>
        <w:id w:val="-1931796731"/>
      </w:sdtPr>
      <w:sdtEndPr/>
      <w:sdtContent>
        <w:p w14:paraId="15589D37" w14:textId="77777777" w:rsidR="00C34E51" w:rsidRDefault="00686957">
          <w:pPr>
            <w:jc w:val="both"/>
            <w:rPr>
              <w:ins w:id="517" w:author="JUAN CAMILO rairan" w:date="2019-08-12T19:50:00Z"/>
              <w:sz w:val="24"/>
              <w:szCs w:val="24"/>
            </w:rPr>
          </w:pPr>
          <w:sdt>
            <w:sdtPr>
              <w:tag w:val="goog_rdk_498"/>
              <w:id w:val="32778638"/>
            </w:sdtPr>
            <w:sdtEndPr/>
            <w:sdtContent/>
          </w:sdt>
        </w:p>
      </w:sdtContent>
    </w:sdt>
    <w:sdt>
      <w:sdtPr>
        <w:tag w:val="goog_rdk_501"/>
        <w:id w:val="-1127779385"/>
      </w:sdtPr>
      <w:sdtEndPr/>
      <w:sdtContent>
        <w:p w14:paraId="0394106A" w14:textId="77777777" w:rsidR="00C34E51" w:rsidRDefault="00686957">
          <w:pPr>
            <w:jc w:val="both"/>
            <w:rPr>
              <w:ins w:id="518" w:author="JUAN CAMILO rairan" w:date="2019-08-12T19:50:00Z"/>
              <w:sz w:val="24"/>
              <w:szCs w:val="24"/>
            </w:rPr>
          </w:pPr>
          <w:sdt>
            <w:sdtPr>
              <w:tag w:val="goog_rdk_500"/>
              <w:id w:val="1132219978"/>
            </w:sdtPr>
            <w:sdtEndPr/>
            <w:sdtContent/>
          </w:sdt>
        </w:p>
      </w:sdtContent>
    </w:sdt>
    <w:sdt>
      <w:sdtPr>
        <w:tag w:val="goog_rdk_503"/>
        <w:id w:val="-828669396"/>
      </w:sdtPr>
      <w:sdtEndPr/>
      <w:sdtContent>
        <w:p w14:paraId="62466648" w14:textId="77777777" w:rsidR="00C34E51" w:rsidRDefault="00686957">
          <w:pPr>
            <w:jc w:val="both"/>
            <w:rPr>
              <w:ins w:id="519" w:author="JUAN CAMILO rairan" w:date="2019-08-12T19:50:00Z"/>
              <w:sz w:val="24"/>
              <w:szCs w:val="24"/>
            </w:rPr>
          </w:pPr>
          <w:sdt>
            <w:sdtPr>
              <w:tag w:val="goog_rdk_502"/>
              <w:id w:val="-289903661"/>
            </w:sdtPr>
            <w:sdtEndPr/>
            <w:sdtContent/>
          </w:sdt>
        </w:p>
      </w:sdtContent>
    </w:sdt>
    <w:sdt>
      <w:sdtPr>
        <w:tag w:val="goog_rdk_505"/>
        <w:id w:val="1405106202"/>
      </w:sdtPr>
      <w:sdtEndPr/>
      <w:sdtContent>
        <w:p w14:paraId="41CEC5B4" w14:textId="77777777" w:rsidR="00C34E51" w:rsidRDefault="00686957">
          <w:pPr>
            <w:jc w:val="both"/>
            <w:rPr>
              <w:ins w:id="520" w:author="JUAN CAMILO rairan" w:date="2019-08-12T19:50:00Z"/>
              <w:sz w:val="24"/>
              <w:szCs w:val="24"/>
            </w:rPr>
          </w:pPr>
          <w:sdt>
            <w:sdtPr>
              <w:tag w:val="goog_rdk_504"/>
              <w:id w:val="486522968"/>
            </w:sdtPr>
            <w:sdtEndPr/>
            <w:sdtContent/>
          </w:sdt>
        </w:p>
      </w:sdtContent>
    </w:sdt>
    <w:sdt>
      <w:sdtPr>
        <w:tag w:val="goog_rdk_507"/>
        <w:id w:val="116645288"/>
      </w:sdtPr>
      <w:sdtEndPr/>
      <w:sdtContent>
        <w:p w14:paraId="3483534C" w14:textId="77777777" w:rsidR="00C34E51" w:rsidRDefault="00686957">
          <w:pPr>
            <w:jc w:val="both"/>
            <w:rPr>
              <w:ins w:id="521" w:author="JUAN CAMILO rairan" w:date="2019-08-12T19:50:00Z"/>
              <w:sz w:val="24"/>
              <w:szCs w:val="24"/>
            </w:rPr>
          </w:pPr>
          <w:sdt>
            <w:sdtPr>
              <w:tag w:val="goog_rdk_506"/>
              <w:id w:val="-1725447012"/>
            </w:sdtPr>
            <w:sdtEndPr/>
            <w:sdtContent/>
          </w:sdt>
        </w:p>
      </w:sdtContent>
    </w:sdt>
    <w:sdt>
      <w:sdtPr>
        <w:tag w:val="goog_rdk_509"/>
        <w:id w:val="-1479610585"/>
      </w:sdtPr>
      <w:sdtEndPr/>
      <w:sdtContent>
        <w:p w14:paraId="2D1F5A56" w14:textId="77777777" w:rsidR="00C34E51" w:rsidRDefault="00686957">
          <w:pPr>
            <w:jc w:val="both"/>
            <w:rPr>
              <w:ins w:id="522" w:author="JUAN CAMILO rairan" w:date="2019-08-12T19:50:00Z"/>
              <w:sz w:val="24"/>
              <w:szCs w:val="24"/>
            </w:rPr>
          </w:pPr>
          <w:sdt>
            <w:sdtPr>
              <w:tag w:val="goog_rdk_508"/>
              <w:id w:val="-711728799"/>
            </w:sdtPr>
            <w:sdtEndPr/>
            <w:sdtContent>
              <w:ins w:id="523" w:author="JUAN CAMILO rairan" w:date="2019-08-12T19:50:00Z">
                <w:r w:rsidR="00B14802">
                  <w:rPr>
                    <w:sz w:val="24"/>
                    <w:szCs w:val="24"/>
                  </w:rPr>
                  <w:t>Seleccionamos según nuestro sistema operativo</w:t>
                </w:r>
              </w:ins>
            </w:sdtContent>
          </w:sdt>
        </w:p>
      </w:sdtContent>
    </w:sdt>
    <w:sdt>
      <w:sdtPr>
        <w:tag w:val="goog_rdk_511"/>
        <w:id w:val="1339121104"/>
      </w:sdtPr>
      <w:sdtEndPr/>
      <w:sdtContent>
        <w:p w14:paraId="26D952E9" w14:textId="77777777" w:rsidR="00C34E51" w:rsidRPr="00C34E51" w:rsidRDefault="00686957">
          <w:pPr>
            <w:jc w:val="center"/>
            <w:rPr>
              <w:ins w:id="524" w:author="JUAN CAMILO rairan" w:date="2019-08-12T19:50:00Z"/>
              <w:rPrChange w:id="525" w:author="APRENDIZ" w:date="2019-08-14T19:32:00Z">
                <w:rPr>
                  <w:ins w:id="526" w:author="JUAN CAMILO rairan" w:date="2019-08-12T19:50:00Z"/>
                  <w:sz w:val="24"/>
                  <w:szCs w:val="24"/>
                </w:rPr>
              </w:rPrChange>
            </w:rPr>
            <w:pPrChange w:id="527" w:author="APRENDIZ" w:date="2019-08-14T19:32:00Z">
              <w:pPr>
                <w:jc w:val="both"/>
              </w:pPr>
            </w:pPrChange>
          </w:pPr>
          <w:sdt>
            <w:sdtPr>
              <w:tag w:val="goog_rdk_510"/>
              <w:id w:val="97223974"/>
            </w:sdtPr>
            <w:sdtEndPr/>
            <w:sdtContent>
              <w:ins w:id="528" w:author="JUAN CAMILO rairan" w:date="2019-08-12T19:50:00Z">
                <w:r w:rsidR="00B14802">
                  <w:rPr>
                    <w:noProof/>
                    <w:sz w:val="24"/>
                    <w:szCs w:val="24"/>
                  </w:rPr>
                  <w:drawing>
                    <wp:inline distT="0" distB="0" distL="0" distR="0" wp14:anchorId="77F76D91" wp14:editId="6A33518E">
                      <wp:extent cx="4667250" cy="2314575"/>
                      <wp:effectExtent l="0" t="0" r="0" b="0"/>
                      <wp:docPr id="15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4667250" cy="2314575"/>
                              </a:xfrm>
                              <a:prstGeom prst="rect">
                                <a:avLst/>
                              </a:prstGeom>
                              <a:ln/>
                            </pic:spPr>
                          </pic:pic>
                        </a:graphicData>
                      </a:graphic>
                    </wp:inline>
                  </w:drawing>
                </w:r>
              </w:ins>
            </w:sdtContent>
          </w:sdt>
        </w:p>
      </w:sdtContent>
    </w:sdt>
    <w:sdt>
      <w:sdtPr>
        <w:tag w:val="goog_rdk_513"/>
        <w:id w:val="648326560"/>
      </w:sdtPr>
      <w:sdtEndPr/>
      <w:sdtContent>
        <w:p w14:paraId="7A4E7AED" w14:textId="77777777" w:rsidR="00C34E51" w:rsidRDefault="00686957">
          <w:pPr>
            <w:jc w:val="both"/>
            <w:rPr>
              <w:ins w:id="529" w:author="JUAN CAMILO rairan" w:date="2019-08-12T19:50:00Z"/>
              <w:sz w:val="24"/>
              <w:szCs w:val="24"/>
            </w:rPr>
          </w:pPr>
          <w:sdt>
            <w:sdtPr>
              <w:tag w:val="goog_rdk_512"/>
              <w:id w:val="1441645345"/>
            </w:sdtPr>
            <w:sdtEndPr/>
            <w:sdtContent/>
          </w:sdt>
        </w:p>
      </w:sdtContent>
    </w:sdt>
    <w:sdt>
      <w:sdtPr>
        <w:tag w:val="goog_rdk_515"/>
        <w:id w:val="1505009899"/>
      </w:sdtPr>
      <w:sdtEndPr/>
      <w:sdtContent>
        <w:p w14:paraId="2FCEBE79" w14:textId="77777777" w:rsidR="00C34E51" w:rsidRDefault="00686957">
          <w:pPr>
            <w:jc w:val="both"/>
            <w:rPr>
              <w:ins w:id="530" w:author="JUAN CAMILO rairan" w:date="2019-08-12T19:50:00Z"/>
              <w:sz w:val="24"/>
              <w:szCs w:val="24"/>
            </w:rPr>
          </w:pPr>
          <w:sdt>
            <w:sdtPr>
              <w:tag w:val="goog_rdk_514"/>
              <w:id w:val="821391889"/>
            </w:sdtPr>
            <w:sdtEndPr/>
            <w:sdtContent/>
          </w:sdt>
        </w:p>
      </w:sdtContent>
    </w:sdt>
    <w:sdt>
      <w:sdtPr>
        <w:tag w:val="goog_rdk_517"/>
        <w:id w:val="-1601631357"/>
      </w:sdtPr>
      <w:sdtEndPr/>
      <w:sdtContent>
        <w:p w14:paraId="296E02D9" w14:textId="77777777" w:rsidR="00C34E51" w:rsidRDefault="00686957">
          <w:pPr>
            <w:jc w:val="both"/>
            <w:rPr>
              <w:ins w:id="531" w:author="JUAN CAMILO rairan" w:date="2019-08-12T19:50:00Z"/>
              <w:sz w:val="24"/>
              <w:szCs w:val="24"/>
            </w:rPr>
          </w:pPr>
          <w:sdt>
            <w:sdtPr>
              <w:tag w:val="goog_rdk_516"/>
              <w:id w:val="955683416"/>
            </w:sdtPr>
            <w:sdtEndPr/>
            <w:sdtContent>
              <w:ins w:id="532" w:author="JUAN CAMILO rairan" w:date="2019-08-12T19:50:00Z">
                <w:r w:rsidR="00B14802">
                  <w:rPr>
                    <w:sz w:val="24"/>
                    <w:szCs w:val="24"/>
                  </w:rPr>
                  <w:t xml:space="preserve">Nos enviara a la </w:t>
                </w:r>
                <w:proofErr w:type="spellStart"/>
                <w:r w:rsidR="00B14802">
                  <w:rPr>
                    <w:sz w:val="24"/>
                    <w:szCs w:val="24"/>
                  </w:rPr>
                  <w:t>pagina</w:t>
                </w:r>
                <w:proofErr w:type="spellEnd"/>
                <w:r w:rsidR="00B14802">
                  <w:rPr>
                    <w:sz w:val="24"/>
                    <w:szCs w:val="24"/>
                  </w:rPr>
                  <w:t xml:space="preserve"> de Oracle y debemos registrarnos, o en su </w:t>
                </w:r>
                <w:proofErr w:type="spellStart"/>
                <w:r w:rsidR="00B14802">
                  <w:rPr>
                    <w:sz w:val="24"/>
                    <w:szCs w:val="24"/>
                  </w:rPr>
                  <w:t>defencto</w:t>
                </w:r>
                <w:proofErr w:type="spellEnd"/>
                <w:r w:rsidR="00B14802">
                  <w:rPr>
                    <w:sz w:val="24"/>
                    <w:szCs w:val="24"/>
                  </w:rPr>
                  <w:t xml:space="preserve"> si tenemos una cuenta seria iniciar sesión y se nos iniciara automáticamente la descarga</w:t>
                </w:r>
              </w:ins>
            </w:sdtContent>
          </w:sdt>
        </w:p>
      </w:sdtContent>
    </w:sdt>
    <w:sdt>
      <w:sdtPr>
        <w:tag w:val="goog_rdk_519"/>
        <w:id w:val="-443618715"/>
      </w:sdtPr>
      <w:sdtEndPr/>
      <w:sdtContent>
        <w:p w14:paraId="7C6FFEF8" w14:textId="77777777" w:rsidR="00C34E51" w:rsidRPr="00C34E51" w:rsidRDefault="00686957">
          <w:pPr>
            <w:jc w:val="center"/>
            <w:rPr>
              <w:ins w:id="533" w:author="JUAN CAMILO rairan" w:date="2019-08-12T19:50:00Z"/>
              <w:rPrChange w:id="534" w:author="APRENDIZ" w:date="2019-08-14T19:32:00Z">
                <w:rPr>
                  <w:ins w:id="535" w:author="JUAN CAMILO rairan" w:date="2019-08-12T19:50:00Z"/>
                  <w:sz w:val="24"/>
                  <w:szCs w:val="24"/>
                </w:rPr>
              </w:rPrChange>
            </w:rPr>
            <w:pPrChange w:id="536" w:author="APRENDIZ" w:date="2019-08-14T19:32:00Z">
              <w:pPr>
                <w:jc w:val="both"/>
              </w:pPr>
            </w:pPrChange>
          </w:pPr>
          <w:sdt>
            <w:sdtPr>
              <w:tag w:val="goog_rdk_518"/>
              <w:id w:val="-533192324"/>
            </w:sdtPr>
            <w:sdtEndPr/>
            <w:sdtContent>
              <w:ins w:id="537" w:author="JUAN CAMILO rairan" w:date="2019-08-12T19:50:00Z">
                <w:r w:rsidR="00B14802">
                  <w:rPr>
                    <w:noProof/>
                    <w:sz w:val="24"/>
                    <w:szCs w:val="24"/>
                  </w:rPr>
                  <w:drawing>
                    <wp:inline distT="0" distB="0" distL="0" distR="0" wp14:anchorId="4DCC946B" wp14:editId="3C66B2ED">
                      <wp:extent cx="4353801" cy="2134029"/>
                      <wp:effectExtent l="0" t="0" r="0" b="0"/>
                      <wp:docPr id="1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t="4103" b="4873"/>
                              <a:stretch>
                                <a:fillRect/>
                              </a:stretch>
                            </pic:blipFill>
                            <pic:spPr>
                              <a:xfrm>
                                <a:off x="0" y="0"/>
                                <a:ext cx="4353801" cy="2134029"/>
                              </a:xfrm>
                              <a:prstGeom prst="rect">
                                <a:avLst/>
                              </a:prstGeom>
                              <a:ln/>
                            </pic:spPr>
                          </pic:pic>
                        </a:graphicData>
                      </a:graphic>
                    </wp:inline>
                  </w:drawing>
                </w:r>
              </w:ins>
            </w:sdtContent>
          </w:sdt>
        </w:p>
      </w:sdtContent>
    </w:sdt>
    <w:sdt>
      <w:sdtPr>
        <w:tag w:val="goog_rdk_521"/>
        <w:id w:val="836266495"/>
      </w:sdtPr>
      <w:sdtEndPr/>
      <w:sdtContent>
        <w:p w14:paraId="6F955C83" w14:textId="77777777" w:rsidR="00C34E51" w:rsidRPr="00C34E51" w:rsidRDefault="00686957">
          <w:pPr>
            <w:jc w:val="both"/>
            <w:rPr>
              <w:rPrChange w:id="538" w:author="APRENDIZ" w:date="2019-08-06T18:43:00Z">
                <w:rPr>
                  <w:sz w:val="24"/>
                  <w:szCs w:val="24"/>
                </w:rPr>
              </w:rPrChange>
            </w:rPr>
            <w:pPrChange w:id="539" w:author="APRENDIZ" w:date="2019-08-06T18:43:00Z">
              <w:pPr/>
            </w:pPrChange>
          </w:pPr>
          <w:sdt>
            <w:sdtPr>
              <w:tag w:val="goog_rdk_520"/>
              <w:id w:val="-1969425968"/>
            </w:sdtPr>
            <w:sdtEndPr/>
            <w:sdtContent/>
          </w:sdt>
        </w:p>
      </w:sdtContent>
    </w:sdt>
    <w:sdt>
      <w:sdtPr>
        <w:tag w:val="goog_rdk_524"/>
        <w:id w:val="-705720487"/>
      </w:sdtPr>
      <w:sdtEndPr/>
      <w:sdtContent>
        <w:p w14:paraId="500B077F" w14:textId="77777777" w:rsidR="00C34E51" w:rsidRDefault="00686957">
          <w:pPr>
            <w:jc w:val="both"/>
            <w:rPr>
              <w:ins w:id="540" w:author="JUAN CAMILO rairan" w:date="2019-08-12T20:36:00Z"/>
              <w:sz w:val="24"/>
              <w:szCs w:val="24"/>
            </w:rPr>
          </w:pPr>
          <w:sdt>
            <w:sdtPr>
              <w:tag w:val="goog_rdk_523"/>
              <w:id w:val="-1572957033"/>
            </w:sdtPr>
            <w:sdtEndPr/>
            <w:sdtContent>
              <w:ins w:id="541" w:author="JUAN CAMILO rairan" w:date="2019-08-12T20:36:00Z">
                <w:r w:rsidR="00B14802">
                  <w:rPr>
                    <w:sz w:val="24"/>
                    <w:szCs w:val="24"/>
                  </w:rPr>
                  <w:t xml:space="preserve">Se descomprimen los archivos y listo nos quedara la carpeta descomprimida, ya podemos seguir con el resto de la instalación </w:t>
                </w:r>
              </w:ins>
            </w:sdtContent>
          </w:sdt>
        </w:p>
      </w:sdtContent>
    </w:sdt>
    <w:sdt>
      <w:sdtPr>
        <w:tag w:val="goog_rdk_527"/>
        <w:id w:val="-2007663185"/>
      </w:sdtPr>
      <w:sdtEndPr/>
      <w:sdtContent>
        <w:p w14:paraId="522B815B" w14:textId="77777777" w:rsidR="00C34E51" w:rsidRPr="00C34E51" w:rsidRDefault="00B14802">
          <w:pPr>
            <w:jc w:val="both"/>
            <w:rPr>
              <w:del w:id="542" w:author="JUAN CAMILO rairan" w:date="2019-08-12T20:06:00Z"/>
              <w:rPrChange w:id="543" w:author="APRENDIZ" w:date="2019-08-06T18:43:00Z">
                <w:rPr>
                  <w:del w:id="544" w:author="JUAN CAMILO rairan" w:date="2019-08-12T20:06:00Z"/>
                  <w:b/>
                  <w:sz w:val="24"/>
                  <w:szCs w:val="24"/>
                </w:rPr>
              </w:rPrChange>
            </w:rPr>
            <w:pPrChange w:id="545" w:author="APRENDIZ" w:date="2019-08-06T18:43:00Z">
              <w:pPr/>
            </w:pPrChange>
          </w:pPr>
          <w:r>
            <w:rPr>
              <w:b/>
              <w:sz w:val="24"/>
              <w:szCs w:val="24"/>
            </w:rPr>
            <w:t>Descargar Apache Tomcat</w:t>
          </w:r>
          <w:sdt>
            <w:sdtPr>
              <w:tag w:val="goog_rdk_525"/>
              <w:id w:val="1334949169"/>
            </w:sdtPr>
            <w:sdtEndPr/>
            <w:sdtContent>
              <w:sdt>
                <w:sdtPr>
                  <w:tag w:val="goog_rdk_526"/>
                  <w:id w:val="-1433191783"/>
                </w:sdtPr>
                <w:sdtEndPr/>
                <w:sdtContent/>
              </w:sdt>
            </w:sdtContent>
          </w:sdt>
        </w:p>
      </w:sdtContent>
    </w:sdt>
    <w:sdt>
      <w:sdtPr>
        <w:tag w:val="goog_rdk_530"/>
        <w:id w:val="-21553915"/>
      </w:sdtPr>
      <w:sdtEndPr/>
      <w:sdtContent>
        <w:p w14:paraId="6A0E6150" w14:textId="77777777" w:rsidR="00C34E51" w:rsidRDefault="00686957">
          <w:pPr>
            <w:jc w:val="both"/>
            <w:rPr>
              <w:ins w:id="546" w:author="JUAN CAMILO rairan" w:date="2019-08-12T20:06:00Z"/>
              <w:sz w:val="24"/>
              <w:szCs w:val="24"/>
            </w:rPr>
          </w:pPr>
          <w:sdt>
            <w:sdtPr>
              <w:tag w:val="goog_rdk_529"/>
              <w:id w:val="36094765"/>
            </w:sdtPr>
            <w:sdtEndPr/>
            <w:sdtContent/>
          </w:sdt>
        </w:p>
      </w:sdtContent>
    </w:sdt>
    <w:sdt>
      <w:sdtPr>
        <w:tag w:val="goog_rdk_540"/>
        <w:id w:val="-454719425"/>
      </w:sdtPr>
      <w:sdtEndPr/>
      <w:sdtContent>
        <w:p w14:paraId="44B8316C" w14:textId="77777777" w:rsidR="00C34E51" w:rsidRPr="00C34E51" w:rsidRDefault="00B14802">
          <w:pPr>
            <w:jc w:val="both"/>
            <w:rPr>
              <w:del w:id="547" w:author="JUAN CAMILO rairan" w:date="2019-08-12T20:05:00Z"/>
              <w:rPrChange w:id="548" w:author="APRENDIZ" w:date="2019-08-06T18:43:00Z">
                <w:rPr>
                  <w:del w:id="549" w:author="JUAN CAMILO rairan" w:date="2019-08-12T20:05:00Z"/>
                  <w:sz w:val="24"/>
                  <w:szCs w:val="24"/>
                </w:rPr>
              </w:rPrChange>
            </w:rPr>
            <w:pPrChange w:id="550" w:author="APRENDIZ" w:date="2019-08-06T18:43:00Z">
              <w:pPr/>
            </w:pPrChange>
          </w:pPr>
          <w:r>
            <w:rPr>
              <w:sz w:val="24"/>
              <w:szCs w:val="24"/>
            </w:rPr>
            <w:t>Debemos</w:t>
          </w:r>
          <w:sdt>
            <w:sdtPr>
              <w:tag w:val="goog_rdk_531"/>
              <w:id w:val="-1526247313"/>
            </w:sdtPr>
            <w:sdtEndPr/>
            <w:sdtContent>
              <w:ins w:id="551" w:author="JUAN CAMILO rairan" w:date="2019-08-12T20:06:00Z">
                <w:r>
                  <w:rPr>
                    <w:sz w:val="24"/>
                    <w:szCs w:val="24"/>
                  </w:rPr>
                  <w:t xml:space="preserve"> </w:t>
                </w:r>
              </w:ins>
            </w:sdtContent>
          </w:sdt>
          <w:sdt>
            <w:sdtPr>
              <w:tag w:val="goog_rdk_532"/>
              <w:id w:val="325336613"/>
            </w:sdtPr>
            <w:sdtEndPr/>
            <w:sdtContent>
              <w:del w:id="552" w:author="JUAN CAMILO rairan" w:date="2019-08-12T20:06:00Z">
                <w:r>
                  <w:rPr>
                    <w:sz w:val="24"/>
                    <w:szCs w:val="24"/>
                  </w:rPr>
                  <w:delText xml:space="preserve"> </w:delText>
                </w:r>
              </w:del>
            </w:sdtContent>
          </w:sdt>
          <w:r>
            <w:rPr>
              <w:sz w:val="24"/>
              <w:szCs w:val="24"/>
            </w:rPr>
            <w:t xml:space="preserve">ingresar a la </w:t>
          </w:r>
          <w:sdt>
            <w:sdtPr>
              <w:tag w:val="goog_rdk_533"/>
              <w:id w:val="1748223039"/>
            </w:sdtPr>
            <w:sdtEndPr/>
            <w:sdtContent>
              <w:del w:id="553" w:author="APRENDIZ" w:date="2019-08-06T18:49:00Z">
                <w:r>
                  <w:rPr>
                    <w:sz w:val="24"/>
                    <w:szCs w:val="24"/>
                  </w:rPr>
                  <w:delText>pagina</w:delText>
                </w:r>
              </w:del>
            </w:sdtContent>
          </w:sdt>
          <w:sdt>
            <w:sdtPr>
              <w:tag w:val="goog_rdk_534"/>
              <w:id w:val="275141934"/>
            </w:sdtPr>
            <w:sdtEndPr/>
            <w:sdtContent>
              <w:ins w:id="554" w:author="APRENDIZ" w:date="2019-08-06T18:49:00Z">
                <w:r>
                  <w:rPr>
                    <w:sz w:val="24"/>
                    <w:szCs w:val="24"/>
                  </w:rPr>
                  <w:t>página</w:t>
                </w:r>
              </w:ins>
            </w:sdtContent>
          </w:sdt>
          <w:r>
            <w:rPr>
              <w:sz w:val="24"/>
              <w:szCs w:val="24"/>
            </w:rPr>
            <w:t xml:space="preserve"> oficial de apache </w:t>
          </w:r>
          <w:sdt>
            <w:sdtPr>
              <w:tag w:val="goog_rdk_535"/>
              <w:id w:val="522292656"/>
            </w:sdtPr>
            <w:sdtEndPr/>
            <w:sdtContent>
              <w:ins w:id="555" w:author="APRENDIZ" w:date="2019-08-06T18:50:00Z">
                <w:r>
                  <w:rPr>
                    <w:sz w:val="24"/>
                    <w:szCs w:val="24"/>
                  </w:rPr>
                  <w:t>T</w:t>
                </w:r>
              </w:ins>
            </w:sdtContent>
          </w:sdt>
          <w:sdt>
            <w:sdtPr>
              <w:tag w:val="goog_rdk_536"/>
              <w:id w:val="-213038995"/>
            </w:sdtPr>
            <w:sdtEndPr/>
            <w:sdtContent>
              <w:del w:id="556" w:author="APRENDIZ" w:date="2019-08-06T18:50:00Z">
                <w:r>
                  <w:rPr>
                    <w:sz w:val="24"/>
                    <w:szCs w:val="24"/>
                  </w:rPr>
                  <w:delText>t</w:delText>
                </w:r>
              </w:del>
            </w:sdtContent>
          </w:sdt>
          <w:r>
            <w:rPr>
              <w:sz w:val="24"/>
              <w:szCs w:val="24"/>
            </w:rPr>
            <w:t xml:space="preserve">omcat </w:t>
          </w:r>
          <w:r>
            <w:fldChar w:fldCharType="begin"/>
          </w:r>
          <w:r>
            <w:instrText xml:space="preserve"> HYPERLINK "https://tomcat.apache.org/download-80.cgi" \h </w:instrText>
          </w:r>
          <w:r>
            <w:fldChar w:fldCharType="separate"/>
          </w:r>
          <w:sdt>
            <w:sdtPr>
              <w:tag w:val="goog_rdk_537"/>
              <w:id w:val="-1041428940"/>
            </w:sdtPr>
            <w:sdtEndPr/>
            <w:sdtContent>
              <w:r>
                <w:rPr>
                  <w:color w:val="0000FF"/>
                  <w:sz w:val="24"/>
                  <w:szCs w:val="24"/>
                  <w:u w:val="single"/>
                  <w:rPrChange w:id="557" w:author="APRENDIZ" w:date="2019-08-06T18:50:00Z">
                    <w:rPr>
                      <w:sz w:val="24"/>
                      <w:szCs w:val="24"/>
                    </w:rPr>
                  </w:rPrChange>
                </w:rPr>
                <w:t>https://tomcat.apache.org/download-80.cgi</w:t>
              </w:r>
            </w:sdtContent>
          </w:sdt>
          <w:r>
            <w:fldChar w:fldCharType="end"/>
          </w:r>
          <w:r>
            <w:rPr>
              <w:sz w:val="24"/>
              <w:szCs w:val="24"/>
            </w:rPr>
            <w:t xml:space="preserve"> </w:t>
          </w:r>
          <w:sdt>
            <w:sdtPr>
              <w:tag w:val="goog_rdk_538"/>
              <w:id w:val="820854789"/>
            </w:sdtPr>
            <w:sdtEndPr/>
            <w:sdtContent>
              <w:del w:id="558" w:author="JUAN CAMILO rairan" w:date="2019-08-12T20:06:00Z">
                <w:r>
                  <w:rPr>
                    <w:sz w:val="24"/>
                    <w:szCs w:val="24"/>
                  </w:rPr>
                  <w:br/>
                </w:r>
              </w:del>
            </w:sdtContent>
          </w:sdt>
          <w:r>
            <w:rPr>
              <w:sz w:val="24"/>
              <w:szCs w:val="24"/>
            </w:rPr>
            <w:br/>
          </w:r>
          <w:sdt>
            <w:sdtPr>
              <w:tag w:val="goog_rdk_539"/>
              <w:id w:val="1458758000"/>
            </w:sdtPr>
            <w:sdtEndPr/>
            <w:sdtContent>
              <w:del w:id="559" w:author="JUAN CAMILO rairan" w:date="2019-08-12T20:05:00Z">
                <w:r>
                  <w:rPr>
                    <w:sz w:val="24"/>
                    <w:szCs w:val="24"/>
                  </w:rPr>
                  <w:delText>seleccionamos la descarga con nuestro sistema operativo</w:delText>
                </w:r>
              </w:del>
            </w:sdtContent>
          </w:sdt>
        </w:p>
      </w:sdtContent>
    </w:sdt>
    <w:sdt>
      <w:sdtPr>
        <w:tag w:val="goog_rdk_542"/>
        <w:id w:val="594206545"/>
      </w:sdtPr>
      <w:sdtEndPr/>
      <w:sdtContent>
        <w:p w14:paraId="694CE3A2" w14:textId="77777777" w:rsidR="00C34E51" w:rsidRPr="00C34E51" w:rsidRDefault="00B14802">
          <w:pPr>
            <w:jc w:val="center"/>
            <w:rPr>
              <w:rPrChange w:id="560" w:author="APRENDIZ" w:date="2019-08-14T19:32:00Z">
                <w:rPr>
                  <w:sz w:val="24"/>
                  <w:szCs w:val="24"/>
                </w:rPr>
              </w:rPrChange>
            </w:rPr>
            <w:pPrChange w:id="561" w:author="APRENDIZ" w:date="2019-08-14T19:32:00Z">
              <w:pPr/>
            </w:pPrChange>
          </w:pPr>
          <w:r>
            <w:rPr>
              <w:noProof/>
              <w:sz w:val="24"/>
              <w:szCs w:val="24"/>
            </w:rPr>
            <w:drawing>
              <wp:inline distT="0" distB="0" distL="0" distR="0" wp14:anchorId="4AEAF0B5" wp14:editId="32213BF4">
                <wp:extent cx="3991716" cy="2295951"/>
                <wp:effectExtent l="0" t="0" r="0" b="0"/>
                <wp:docPr id="1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3991716" cy="2295951"/>
                        </a:xfrm>
                        <a:prstGeom prst="rect">
                          <a:avLst/>
                        </a:prstGeom>
                        <a:ln/>
                      </pic:spPr>
                    </pic:pic>
                  </a:graphicData>
                </a:graphic>
              </wp:inline>
            </w:drawing>
          </w:r>
          <w:sdt>
            <w:sdtPr>
              <w:tag w:val="goog_rdk_541"/>
              <w:id w:val="930473413"/>
            </w:sdtPr>
            <w:sdtEndPr/>
            <w:sdtContent/>
          </w:sdt>
        </w:p>
      </w:sdtContent>
    </w:sdt>
    <w:sdt>
      <w:sdtPr>
        <w:tag w:val="goog_rdk_544"/>
        <w:id w:val="-1421560944"/>
      </w:sdtPr>
      <w:sdtEndPr/>
      <w:sdtContent>
        <w:p w14:paraId="45C5B12B" w14:textId="77777777" w:rsidR="00C34E51" w:rsidRPr="00C34E51" w:rsidRDefault="00686957">
          <w:pPr>
            <w:jc w:val="both"/>
            <w:rPr>
              <w:sz w:val="24"/>
              <w:szCs w:val="24"/>
              <w:rPrChange w:id="562" w:author="APRENDIZ" w:date="2019-08-06T18:43:00Z">
                <w:rPr>
                  <w:b/>
                  <w:sz w:val="28"/>
                  <w:szCs w:val="28"/>
                </w:rPr>
              </w:rPrChange>
            </w:rPr>
            <w:pPrChange w:id="563" w:author="APRENDIZ" w:date="2019-08-06T18:43:00Z">
              <w:pPr/>
            </w:pPrChange>
          </w:pPr>
          <w:sdt>
            <w:sdtPr>
              <w:tag w:val="goog_rdk_543"/>
              <w:id w:val="-1651668612"/>
            </w:sdtPr>
            <w:sdtEndPr/>
            <w:sdtContent/>
          </w:sdt>
        </w:p>
      </w:sdtContent>
    </w:sdt>
    <w:sdt>
      <w:sdtPr>
        <w:tag w:val="goog_rdk_548"/>
        <w:id w:val="131536792"/>
      </w:sdtPr>
      <w:sdtEndPr/>
      <w:sdtContent>
        <w:p w14:paraId="4C2A8700" w14:textId="77777777" w:rsidR="00C34E51" w:rsidRPr="00C34E51" w:rsidRDefault="00686957">
          <w:pPr>
            <w:numPr>
              <w:ilvl w:val="0"/>
              <w:numId w:val="5"/>
            </w:numPr>
            <w:jc w:val="both"/>
            <w:rPr>
              <w:color w:val="000000"/>
              <w:rPrChange w:id="564" w:author="APRENDIZ" w:date="2019-08-06T18:50:00Z">
                <w:rPr>
                  <w:sz w:val="24"/>
                  <w:szCs w:val="24"/>
                </w:rPr>
              </w:rPrChange>
            </w:rPr>
            <w:pPrChange w:id="565" w:author="APRENDIZ" w:date="2019-08-06T18:50:00Z">
              <w:pPr/>
            </w:pPrChange>
          </w:pPr>
          <w:sdt>
            <w:sdtPr>
              <w:tag w:val="goog_rdk_546"/>
              <w:id w:val="220727702"/>
            </w:sdtPr>
            <w:sdtEndPr/>
            <w:sdtContent>
              <w:del w:id="566" w:author="APRENDIZ" w:date="2019-08-06T18:50:00Z">
                <w:r w:rsidR="00B14802">
                  <w:rPr>
                    <w:sz w:val="24"/>
                    <w:szCs w:val="24"/>
                  </w:rPr>
                  <w:delText>-</w:delText>
                </w:r>
              </w:del>
            </w:sdtContent>
          </w:sdt>
          <w:r w:rsidR="00B14802">
            <w:rPr>
              <w:sz w:val="24"/>
              <w:szCs w:val="24"/>
            </w:rPr>
            <w:t>nos descargara un archivo comprimido como este</w:t>
          </w:r>
          <w:sdt>
            <w:sdtPr>
              <w:tag w:val="goog_rdk_547"/>
              <w:id w:val="47960385"/>
            </w:sdtPr>
            <w:sdtEndPr/>
            <w:sdtContent/>
          </w:sdt>
        </w:p>
      </w:sdtContent>
    </w:sdt>
    <w:sdt>
      <w:sdtPr>
        <w:tag w:val="goog_rdk_549"/>
        <w:id w:val="1564837262"/>
      </w:sdtPr>
      <w:sdtEndPr/>
      <w:sdtContent>
        <w:p w14:paraId="1689F6AD" w14:textId="77777777" w:rsidR="00C34E51" w:rsidRPr="00C34E51" w:rsidRDefault="00B14802">
          <w:pPr>
            <w:jc w:val="center"/>
            <w:rPr>
              <w:rPrChange w:id="567" w:author="APRENDIZ" w:date="2019-08-06T18:51:00Z">
                <w:rPr>
                  <w:sz w:val="24"/>
                  <w:szCs w:val="24"/>
                </w:rPr>
              </w:rPrChange>
            </w:rPr>
            <w:pPrChange w:id="568" w:author="APRENDIZ" w:date="2019-08-06T18:51:00Z">
              <w:pPr/>
            </w:pPrChange>
          </w:pPr>
          <w:r>
            <w:rPr>
              <w:noProof/>
              <w:sz w:val="24"/>
              <w:szCs w:val="24"/>
            </w:rPr>
            <w:drawing>
              <wp:inline distT="0" distB="0" distL="0" distR="0" wp14:anchorId="4005BE35" wp14:editId="375EC46E">
                <wp:extent cx="4029075" cy="476250"/>
                <wp:effectExtent l="0" t="0" r="0" b="0"/>
                <wp:docPr id="1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4029075" cy="476250"/>
                        </a:xfrm>
                        <a:prstGeom prst="rect">
                          <a:avLst/>
                        </a:prstGeom>
                        <a:ln/>
                      </pic:spPr>
                    </pic:pic>
                  </a:graphicData>
                </a:graphic>
              </wp:inline>
            </w:drawing>
          </w:r>
        </w:p>
      </w:sdtContent>
    </w:sdt>
    <w:sdt>
      <w:sdtPr>
        <w:tag w:val="goog_rdk_551"/>
        <w:id w:val="-2058002922"/>
      </w:sdtPr>
      <w:sdtEndPr/>
      <w:sdtContent>
        <w:p w14:paraId="45C8FEFF" w14:textId="77777777" w:rsidR="00C34E51" w:rsidRPr="00C34E51" w:rsidRDefault="00686957">
          <w:pPr>
            <w:jc w:val="both"/>
            <w:rPr>
              <w:rPrChange w:id="569" w:author="APRENDIZ" w:date="2019-08-06T18:43:00Z">
                <w:rPr>
                  <w:sz w:val="24"/>
                  <w:szCs w:val="24"/>
                </w:rPr>
              </w:rPrChange>
            </w:rPr>
            <w:pPrChange w:id="570" w:author="APRENDIZ" w:date="2019-08-06T18:43:00Z">
              <w:pPr/>
            </w:pPrChange>
          </w:pPr>
          <w:sdt>
            <w:sdtPr>
              <w:tag w:val="goog_rdk_550"/>
              <w:id w:val="-18010013"/>
            </w:sdtPr>
            <w:sdtEndPr/>
            <w:sdtContent/>
          </w:sdt>
        </w:p>
      </w:sdtContent>
    </w:sdt>
    <w:sdt>
      <w:sdtPr>
        <w:tag w:val="goog_rdk_555"/>
        <w:id w:val="474413099"/>
      </w:sdtPr>
      <w:sdtEndPr/>
      <w:sdtContent>
        <w:p w14:paraId="4AEB66A9" w14:textId="77777777" w:rsidR="00C34E51" w:rsidRPr="00C34E51" w:rsidRDefault="00686957">
          <w:pPr>
            <w:numPr>
              <w:ilvl w:val="0"/>
              <w:numId w:val="5"/>
            </w:numPr>
            <w:jc w:val="both"/>
            <w:rPr>
              <w:color w:val="000000"/>
              <w:rPrChange w:id="571" w:author="APRENDIZ" w:date="2019-08-06T18:50:00Z">
                <w:rPr>
                  <w:sz w:val="24"/>
                  <w:szCs w:val="24"/>
                </w:rPr>
              </w:rPrChange>
            </w:rPr>
            <w:pPrChange w:id="572" w:author="APRENDIZ" w:date="2019-08-06T18:50:00Z">
              <w:pPr/>
            </w:pPrChange>
          </w:pPr>
          <w:sdt>
            <w:sdtPr>
              <w:tag w:val="goog_rdk_553"/>
              <w:id w:val="-837537939"/>
            </w:sdtPr>
            <w:sdtEndPr/>
            <w:sdtContent>
              <w:del w:id="573" w:author="APRENDIZ" w:date="2019-08-06T18:50:00Z">
                <w:r w:rsidR="00B14802">
                  <w:rPr>
                    <w:sz w:val="24"/>
                    <w:szCs w:val="24"/>
                  </w:rPr>
                  <w:delText>-</w:delText>
                </w:r>
              </w:del>
            </w:sdtContent>
          </w:sdt>
          <w:r w:rsidR="00B14802">
            <w:rPr>
              <w:sz w:val="24"/>
              <w:szCs w:val="24"/>
            </w:rPr>
            <w:t xml:space="preserve">después de descargado lo descomprimimos </w:t>
          </w:r>
          <w:r w:rsidR="00B14802">
            <w:rPr>
              <w:sz w:val="24"/>
              <w:szCs w:val="24"/>
            </w:rPr>
            <w:br/>
            <w:t xml:space="preserve">nos quedara una capeta como esta </w:t>
          </w:r>
          <w:sdt>
            <w:sdtPr>
              <w:tag w:val="goog_rdk_554"/>
              <w:id w:val="-1294663307"/>
            </w:sdtPr>
            <w:sdtEndPr/>
            <w:sdtContent/>
          </w:sdt>
        </w:p>
      </w:sdtContent>
    </w:sdt>
    <w:sdt>
      <w:sdtPr>
        <w:tag w:val="goog_rdk_556"/>
        <w:id w:val="-131098281"/>
      </w:sdtPr>
      <w:sdtEndPr/>
      <w:sdtContent>
        <w:p w14:paraId="43CE3C0F" w14:textId="77777777" w:rsidR="00C34E51" w:rsidRPr="00C34E51" w:rsidRDefault="00B14802">
          <w:pPr>
            <w:jc w:val="center"/>
            <w:rPr>
              <w:rPrChange w:id="574" w:author="APRENDIZ" w:date="2019-08-06T18:51:00Z">
                <w:rPr>
                  <w:sz w:val="24"/>
                  <w:szCs w:val="24"/>
                </w:rPr>
              </w:rPrChange>
            </w:rPr>
            <w:pPrChange w:id="575" w:author="APRENDIZ" w:date="2019-08-06T18:51:00Z">
              <w:pPr/>
            </w:pPrChange>
          </w:pPr>
          <w:r>
            <w:rPr>
              <w:noProof/>
              <w:sz w:val="24"/>
              <w:szCs w:val="24"/>
            </w:rPr>
            <w:drawing>
              <wp:inline distT="0" distB="0" distL="0" distR="0" wp14:anchorId="49A28D3F" wp14:editId="7C118931">
                <wp:extent cx="1019175" cy="1028700"/>
                <wp:effectExtent l="0" t="0" r="0" b="0"/>
                <wp:docPr id="1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1019175" cy="1028700"/>
                        </a:xfrm>
                        <a:prstGeom prst="rect">
                          <a:avLst/>
                        </a:prstGeom>
                        <a:ln/>
                      </pic:spPr>
                    </pic:pic>
                  </a:graphicData>
                </a:graphic>
              </wp:inline>
            </w:drawing>
          </w:r>
        </w:p>
      </w:sdtContent>
    </w:sdt>
    <w:sdt>
      <w:sdtPr>
        <w:tag w:val="goog_rdk_558"/>
        <w:id w:val="1805184560"/>
      </w:sdtPr>
      <w:sdtEndPr/>
      <w:sdtContent>
        <w:p w14:paraId="59E2DD0B" w14:textId="77777777" w:rsidR="00C34E51" w:rsidRPr="00C34E51" w:rsidRDefault="00B14802">
          <w:pPr>
            <w:numPr>
              <w:ilvl w:val="0"/>
              <w:numId w:val="5"/>
            </w:numPr>
            <w:pBdr>
              <w:top w:val="nil"/>
              <w:left w:val="nil"/>
              <w:bottom w:val="nil"/>
              <w:right w:val="nil"/>
              <w:between w:val="nil"/>
            </w:pBdr>
            <w:jc w:val="both"/>
            <w:rPr>
              <w:sz w:val="24"/>
              <w:szCs w:val="24"/>
              <w:rPrChange w:id="576" w:author="APRENDIZ" w:date="2019-08-06T18:51:00Z">
                <w:rPr>
                  <w:color w:val="000000"/>
                  <w:sz w:val="28"/>
                  <w:szCs w:val="28"/>
                </w:rPr>
              </w:rPrChange>
            </w:rPr>
            <w:pPrChange w:id="577" w:author="APRENDIZ" w:date="2019-08-06T18:51:00Z">
              <w:pPr>
                <w:numPr>
                  <w:numId w:val="3"/>
                </w:numPr>
                <w:pBdr>
                  <w:top w:val="nil"/>
                  <w:left w:val="nil"/>
                  <w:bottom w:val="nil"/>
                  <w:right w:val="nil"/>
                  <w:between w:val="nil"/>
                </w:pBdr>
                <w:ind w:left="720" w:hanging="360"/>
              </w:pPr>
            </w:pPrChange>
          </w:pPr>
          <w:r>
            <w:rPr>
              <w:color w:val="000000"/>
              <w:sz w:val="24"/>
              <w:szCs w:val="24"/>
            </w:rPr>
            <w:t>Esta carpeta la debemos mover al disco local C//:</w:t>
          </w:r>
          <w:sdt>
            <w:sdtPr>
              <w:tag w:val="goog_rdk_557"/>
              <w:id w:val="192969001"/>
            </w:sdtPr>
            <w:sdtEndPr/>
            <w:sdtContent/>
          </w:sdt>
        </w:p>
      </w:sdtContent>
    </w:sdt>
    <w:sdt>
      <w:sdtPr>
        <w:tag w:val="goog_rdk_560"/>
        <w:id w:val="1839723173"/>
      </w:sdtPr>
      <w:sdtEndPr/>
      <w:sdtContent>
        <w:p w14:paraId="6F46E7C7" w14:textId="77777777" w:rsidR="00C34E51" w:rsidRPr="00C34E51" w:rsidRDefault="00B14802">
          <w:pPr>
            <w:pBdr>
              <w:top w:val="nil"/>
              <w:left w:val="nil"/>
              <w:bottom w:val="nil"/>
              <w:right w:val="nil"/>
              <w:between w:val="nil"/>
            </w:pBdr>
            <w:jc w:val="center"/>
            <w:rPr>
              <w:sz w:val="24"/>
              <w:szCs w:val="24"/>
              <w:rPrChange w:id="578" w:author="APRENDIZ" w:date="2019-08-06T18:51:00Z">
                <w:rPr>
                  <w:b/>
                  <w:color w:val="000000"/>
                  <w:sz w:val="28"/>
                  <w:szCs w:val="28"/>
                </w:rPr>
              </w:rPrChange>
            </w:rPr>
            <w:pPrChange w:id="579" w:author="APRENDIZ" w:date="2019-08-06T18:51:00Z">
              <w:pPr>
                <w:numPr>
                  <w:numId w:val="3"/>
                </w:numPr>
                <w:pBdr>
                  <w:top w:val="nil"/>
                  <w:left w:val="nil"/>
                  <w:bottom w:val="nil"/>
                  <w:right w:val="nil"/>
                  <w:between w:val="nil"/>
                </w:pBdr>
                <w:ind w:left="720" w:hanging="360"/>
              </w:pPr>
            </w:pPrChange>
          </w:pPr>
          <w:r>
            <w:rPr>
              <w:noProof/>
              <w:color w:val="000000"/>
              <w:sz w:val="24"/>
              <w:szCs w:val="24"/>
            </w:rPr>
            <w:drawing>
              <wp:inline distT="0" distB="0" distL="0" distR="0" wp14:anchorId="47C91ECD" wp14:editId="09AF7E03">
                <wp:extent cx="2781300" cy="885825"/>
                <wp:effectExtent l="0" t="0" r="0" b="0"/>
                <wp:docPr id="1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2781300" cy="885825"/>
                        </a:xfrm>
                        <a:prstGeom prst="rect">
                          <a:avLst/>
                        </a:prstGeom>
                        <a:ln/>
                      </pic:spPr>
                    </pic:pic>
                  </a:graphicData>
                </a:graphic>
              </wp:inline>
            </w:drawing>
          </w:r>
          <w:sdt>
            <w:sdtPr>
              <w:tag w:val="goog_rdk_559"/>
              <w:id w:val="557670395"/>
            </w:sdtPr>
            <w:sdtEndPr/>
            <w:sdtContent/>
          </w:sdt>
        </w:p>
      </w:sdtContent>
    </w:sdt>
    <w:sdt>
      <w:sdtPr>
        <w:tag w:val="goog_rdk_564"/>
        <w:id w:val="137387227"/>
      </w:sdtPr>
      <w:sdtEndPr/>
      <w:sdtContent>
        <w:p w14:paraId="0E36B601" w14:textId="77777777" w:rsidR="00C34E51" w:rsidRDefault="00B14802">
          <w:pPr>
            <w:jc w:val="both"/>
            <w:rPr>
              <w:ins w:id="580" w:author="APRENDIZ" w:date="2019-08-06T18:57:00Z"/>
              <w:sz w:val="24"/>
              <w:szCs w:val="24"/>
            </w:rPr>
          </w:pPr>
          <w:r>
            <w:rPr>
              <w:sz w:val="24"/>
              <w:szCs w:val="24"/>
            </w:rPr>
            <w:t xml:space="preserve">Y listo ya podremos usar nuestro servicio de apache </w:t>
          </w:r>
          <w:sdt>
            <w:sdtPr>
              <w:tag w:val="goog_rdk_561"/>
              <w:id w:val="182177523"/>
            </w:sdtPr>
            <w:sdtEndPr/>
            <w:sdtContent>
              <w:ins w:id="581" w:author="APRENDIZ" w:date="2019-08-06T18:52:00Z">
                <w:r>
                  <w:rPr>
                    <w:sz w:val="24"/>
                    <w:szCs w:val="24"/>
                  </w:rPr>
                  <w:t>T</w:t>
                </w:r>
              </w:ins>
            </w:sdtContent>
          </w:sdt>
          <w:sdt>
            <w:sdtPr>
              <w:tag w:val="goog_rdk_562"/>
              <w:id w:val="-1497652007"/>
            </w:sdtPr>
            <w:sdtEndPr/>
            <w:sdtContent>
              <w:del w:id="582" w:author="APRENDIZ" w:date="2019-08-06T18:52:00Z">
                <w:r>
                  <w:rPr>
                    <w:sz w:val="24"/>
                    <w:szCs w:val="24"/>
                  </w:rPr>
                  <w:delText>t</w:delText>
                </w:r>
              </w:del>
            </w:sdtContent>
          </w:sdt>
          <w:r>
            <w:rPr>
              <w:sz w:val="24"/>
              <w:szCs w:val="24"/>
            </w:rPr>
            <w:t>omcat</w:t>
          </w:r>
          <w:sdt>
            <w:sdtPr>
              <w:tag w:val="goog_rdk_563"/>
              <w:id w:val="1903092528"/>
            </w:sdtPr>
            <w:sdtEndPr/>
            <w:sdtContent/>
          </w:sdt>
        </w:p>
      </w:sdtContent>
    </w:sdt>
    <w:sdt>
      <w:sdtPr>
        <w:tag w:val="goog_rdk_566"/>
        <w:id w:val="668993037"/>
      </w:sdtPr>
      <w:sdtEndPr/>
      <w:sdtContent>
        <w:p w14:paraId="63F10FD0" w14:textId="77777777" w:rsidR="00C34E51" w:rsidRDefault="00686957">
          <w:pPr>
            <w:jc w:val="both"/>
            <w:rPr>
              <w:ins w:id="583" w:author="APRENDIZ" w:date="2019-08-06T18:57:00Z"/>
              <w:sz w:val="24"/>
              <w:szCs w:val="24"/>
            </w:rPr>
          </w:pPr>
          <w:sdt>
            <w:sdtPr>
              <w:tag w:val="goog_rdk_565"/>
              <w:id w:val="-1507821693"/>
            </w:sdtPr>
            <w:sdtEndPr/>
            <w:sdtContent/>
          </w:sdt>
        </w:p>
      </w:sdtContent>
    </w:sdt>
    <w:sdt>
      <w:sdtPr>
        <w:tag w:val="goog_rdk_568"/>
        <w:id w:val="-1073191004"/>
      </w:sdtPr>
      <w:sdtEndPr/>
      <w:sdtContent>
        <w:p w14:paraId="31F89B65" w14:textId="77777777" w:rsidR="00C34E51" w:rsidRDefault="00686957">
          <w:pPr>
            <w:jc w:val="both"/>
            <w:rPr>
              <w:ins w:id="584" w:author="APRENDIZ" w:date="2019-08-06T18:57:00Z"/>
              <w:sz w:val="24"/>
              <w:szCs w:val="24"/>
            </w:rPr>
          </w:pPr>
          <w:sdt>
            <w:sdtPr>
              <w:tag w:val="goog_rdk_567"/>
              <w:id w:val="2114696505"/>
            </w:sdtPr>
            <w:sdtEndPr/>
            <w:sdtContent/>
          </w:sdt>
        </w:p>
      </w:sdtContent>
    </w:sdt>
    <w:sdt>
      <w:sdtPr>
        <w:tag w:val="goog_rdk_570"/>
        <w:id w:val="-622467988"/>
      </w:sdtPr>
      <w:sdtEndPr/>
      <w:sdtContent>
        <w:p w14:paraId="296E3CB2" w14:textId="77777777" w:rsidR="00C34E51" w:rsidRDefault="00686957">
          <w:pPr>
            <w:pStyle w:val="Ttulo2"/>
            <w:spacing w:before="40" w:after="0" w:line="259" w:lineRule="auto"/>
            <w:rPr>
              <w:ins w:id="585" w:author="APRENDIZ" w:date="2019-08-06T18:57:00Z"/>
              <w:color w:val="2F5496"/>
              <w:sz w:val="24"/>
              <w:szCs w:val="24"/>
            </w:rPr>
          </w:pPr>
          <w:sdt>
            <w:sdtPr>
              <w:tag w:val="goog_rdk_569"/>
              <w:id w:val="1545639838"/>
            </w:sdtPr>
            <w:sdtEndPr/>
            <w:sdtContent/>
          </w:sdt>
        </w:p>
      </w:sdtContent>
    </w:sdt>
    <w:sdt>
      <w:sdtPr>
        <w:tag w:val="goog_rdk_572"/>
        <w:id w:val="-1250804489"/>
      </w:sdtPr>
      <w:sdtEndPr/>
      <w:sdtContent>
        <w:p w14:paraId="051B4BB0" w14:textId="77777777" w:rsidR="00C34E51" w:rsidRDefault="00686957">
          <w:pPr>
            <w:pStyle w:val="Ttulo2"/>
            <w:spacing w:before="40" w:after="0" w:line="259" w:lineRule="auto"/>
            <w:jc w:val="center"/>
            <w:rPr>
              <w:ins w:id="586" w:author="APRENDIZ" w:date="2019-08-06T18:57:00Z"/>
              <w:color w:val="2F5496"/>
              <w:sz w:val="24"/>
              <w:szCs w:val="24"/>
            </w:rPr>
          </w:pPr>
          <w:sdt>
            <w:sdtPr>
              <w:tag w:val="goog_rdk_571"/>
              <w:id w:val="1621800436"/>
            </w:sdtPr>
            <w:sdtEndPr/>
            <w:sdtContent/>
          </w:sdt>
        </w:p>
      </w:sdtContent>
    </w:sdt>
    <w:sdt>
      <w:sdtPr>
        <w:tag w:val="goog_rdk_574"/>
        <w:id w:val="1978805831"/>
      </w:sdtPr>
      <w:sdtEndPr/>
      <w:sdtContent>
        <w:p w14:paraId="03335C4F" w14:textId="77777777" w:rsidR="00C34E51" w:rsidRDefault="00686957">
          <w:pPr>
            <w:spacing w:after="160" w:line="259" w:lineRule="auto"/>
            <w:ind w:left="360"/>
            <w:rPr>
              <w:ins w:id="587" w:author="APRENDIZ" w:date="2019-08-06T18:57:00Z"/>
              <w:sz w:val="24"/>
              <w:szCs w:val="24"/>
            </w:rPr>
          </w:pPr>
          <w:sdt>
            <w:sdtPr>
              <w:tag w:val="goog_rdk_573"/>
              <w:id w:val="838425598"/>
            </w:sdtPr>
            <w:sdtEndPr/>
            <w:sdtContent/>
          </w:sdt>
        </w:p>
      </w:sdtContent>
    </w:sdt>
    <w:sdt>
      <w:sdtPr>
        <w:tag w:val="goog_rdk_576"/>
        <w:id w:val="-1561550301"/>
      </w:sdtPr>
      <w:sdtEndPr/>
      <w:sdtContent>
        <w:p w14:paraId="6468ED1B" w14:textId="77777777" w:rsidR="00C34E51" w:rsidRDefault="00686957">
          <w:pPr>
            <w:spacing w:after="160" w:line="259" w:lineRule="auto"/>
            <w:rPr>
              <w:ins w:id="588" w:author="APRENDIZ" w:date="2019-08-06T18:57:00Z"/>
              <w:sz w:val="24"/>
              <w:szCs w:val="24"/>
            </w:rPr>
          </w:pPr>
          <w:sdt>
            <w:sdtPr>
              <w:tag w:val="goog_rdk_575"/>
              <w:id w:val="-1352801778"/>
            </w:sdtPr>
            <w:sdtEndPr/>
            <w:sdtContent/>
          </w:sdt>
        </w:p>
      </w:sdtContent>
    </w:sdt>
    <w:sdt>
      <w:sdtPr>
        <w:tag w:val="goog_rdk_578"/>
        <w:id w:val="2016338108"/>
      </w:sdtPr>
      <w:sdtEndPr/>
      <w:sdtContent>
        <w:p w14:paraId="285D1DAC" w14:textId="77777777" w:rsidR="00C34E51" w:rsidRDefault="00686957">
          <w:pPr>
            <w:spacing w:after="160" w:line="259" w:lineRule="auto"/>
            <w:jc w:val="center"/>
            <w:rPr>
              <w:ins w:id="589" w:author="APRENDIZ" w:date="2019-08-06T18:57:00Z"/>
              <w:sz w:val="24"/>
              <w:szCs w:val="24"/>
            </w:rPr>
          </w:pPr>
          <w:sdt>
            <w:sdtPr>
              <w:tag w:val="goog_rdk_577"/>
              <w:id w:val="1909884586"/>
            </w:sdtPr>
            <w:sdtEndPr/>
            <w:sdtContent/>
          </w:sdt>
        </w:p>
      </w:sdtContent>
    </w:sdt>
    <w:sdt>
      <w:sdtPr>
        <w:tag w:val="goog_rdk_580"/>
        <w:id w:val="1552726154"/>
      </w:sdtPr>
      <w:sdtEndPr/>
      <w:sdtContent>
        <w:p w14:paraId="17481971" w14:textId="77777777" w:rsidR="00C34E51" w:rsidRDefault="00686957">
          <w:pPr>
            <w:spacing w:after="160" w:line="259" w:lineRule="auto"/>
            <w:jc w:val="center"/>
            <w:rPr>
              <w:ins w:id="590" w:author="APRENDIZ" w:date="2019-08-06T18:57:00Z"/>
              <w:sz w:val="24"/>
              <w:szCs w:val="24"/>
            </w:rPr>
          </w:pPr>
          <w:sdt>
            <w:sdtPr>
              <w:tag w:val="goog_rdk_579"/>
              <w:id w:val="-291437664"/>
            </w:sdtPr>
            <w:sdtEndPr/>
            <w:sdtContent/>
          </w:sdt>
        </w:p>
      </w:sdtContent>
    </w:sdt>
    <w:sdt>
      <w:sdtPr>
        <w:tag w:val="goog_rdk_582"/>
        <w:id w:val="-556405483"/>
      </w:sdtPr>
      <w:sdtEndPr/>
      <w:sdtContent>
        <w:p w14:paraId="4404C23E" w14:textId="77777777" w:rsidR="00C34E51" w:rsidRDefault="00686957">
          <w:pPr>
            <w:numPr>
              <w:ilvl w:val="0"/>
              <w:numId w:val="1"/>
            </w:numPr>
            <w:spacing w:after="160" w:line="259" w:lineRule="auto"/>
            <w:jc w:val="both"/>
            <w:rPr>
              <w:ins w:id="591" w:author="APRENDIZ" w:date="2019-08-06T18:57:00Z"/>
              <w:sz w:val="24"/>
              <w:szCs w:val="24"/>
            </w:rPr>
          </w:pPr>
          <w:sdt>
            <w:sdtPr>
              <w:tag w:val="goog_rdk_581"/>
              <w:id w:val="-170028981"/>
            </w:sdtPr>
            <w:sdtEndPr/>
            <w:sdtContent>
              <w:ins w:id="592" w:author="APRENDIZ" w:date="2019-08-06T18:57:00Z">
                <w:r w:rsidR="00B14802">
                  <w:rPr>
                    <w:sz w:val="24"/>
                    <w:szCs w:val="24"/>
                  </w:rPr>
                  <w:t xml:space="preserve">nos dirigiremos al sistema, dándole clic en configuración avanzada del sistema </w:t>
                </w:r>
              </w:ins>
            </w:sdtContent>
          </w:sdt>
        </w:p>
      </w:sdtContent>
    </w:sdt>
    <w:sdt>
      <w:sdtPr>
        <w:tag w:val="goog_rdk_584"/>
        <w:id w:val="-1511676604"/>
      </w:sdtPr>
      <w:sdtEndPr/>
      <w:sdtContent>
        <w:p w14:paraId="059C953A" w14:textId="77777777" w:rsidR="00C34E51" w:rsidRDefault="00686957">
          <w:pPr>
            <w:spacing w:after="160" w:line="259" w:lineRule="auto"/>
            <w:rPr>
              <w:ins w:id="593" w:author="APRENDIZ" w:date="2019-08-06T18:57:00Z"/>
              <w:sz w:val="24"/>
              <w:szCs w:val="24"/>
            </w:rPr>
          </w:pPr>
          <w:sdt>
            <w:sdtPr>
              <w:tag w:val="goog_rdk_583"/>
              <w:id w:val="-1415767906"/>
            </w:sdtPr>
            <w:sdtEndPr/>
            <w:sdtContent/>
          </w:sdt>
        </w:p>
      </w:sdtContent>
    </w:sdt>
    <w:sdt>
      <w:sdtPr>
        <w:tag w:val="goog_rdk_586"/>
        <w:id w:val="-107665730"/>
      </w:sdtPr>
      <w:sdtEndPr/>
      <w:sdtContent>
        <w:p w14:paraId="6315773C" w14:textId="77777777" w:rsidR="00C34E51" w:rsidRDefault="00686957">
          <w:pPr>
            <w:spacing w:after="160" w:line="259" w:lineRule="auto"/>
            <w:jc w:val="center"/>
            <w:rPr>
              <w:ins w:id="594" w:author="APRENDIZ" w:date="2019-08-06T18:57:00Z"/>
              <w:sz w:val="24"/>
              <w:szCs w:val="24"/>
            </w:rPr>
          </w:pPr>
          <w:sdt>
            <w:sdtPr>
              <w:tag w:val="goog_rdk_585"/>
              <w:id w:val="-1805844082"/>
            </w:sdtPr>
            <w:sdtEndPr/>
            <w:sdtContent>
              <w:ins w:id="595" w:author="APRENDIZ" w:date="2019-08-06T18:57:00Z">
                <w:r w:rsidR="00B14802">
                  <w:rPr>
                    <w:noProof/>
                    <w:sz w:val="24"/>
                    <w:szCs w:val="24"/>
                  </w:rPr>
                  <w:drawing>
                    <wp:inline distT="0" distB="0" distL="0" distR="0" wp14:anchorId="2C81DCE8" wp14:editId="0D048361">
                      <wp:extent cx="3731460" cy="1965793"/>
                      <wp:effectExtent l="0" t="0" r="0" b="0"/>
                      <wp:docPr id="1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3731460" cy="1965793"/>
                              </a:xfrm>
                              <a:prstGeom prst="rect">
                                <a:avLst/>
                              </a:prstGeom>
                              <a:ln/>
                            </pic:spPr>
                          </pic:pic>
                        </a:graphicData>
                      </a:graphic>
                    </wp:inline>
                  </w:drawing>
                </w:r>
              </w:ins>
            </w:sdtContent>
          </w:sdt>
        </w:p>
      </w:sdtContent>
    </w:sdt>
    <w:sdt>
      <w:sdtPr>
        <w:tag w:val="goog_rdk_588"/>
        <w:id w:val="72323787"/>
      </w:sdtPr>
      <w:sdtEndPr/>
      <w:sdtContent>
        <w:p w14:paraId="498C163B" w14:textId="77777777" w:rsidR="00C34E51" w:rsidRDefault="00686957">
          <w:pPr>
            <w:spacing w:after="160" w:line="259" w:lineRule="auto"/>
            <w:jc w:val="center"/>
            <w:rPr>
              <w:ins w:id="596" w:author="APRENDIZ" w:date="2019-08-06T18:57:00Z"/>
              <w:sz w:val="24"/>
              <w:szCs w:val="24"/>
            </w:rPr>
          </w:pPr>
          <w:sdt>
            <w:sdtPr>
              <w:tag w:val="goog_rdk_587"/>
              <w:id w:val="-1680189869"/>
            </w:sdtPr>
            <w:sdtEndPr/>
            <w:sdtContent/>
          </w:sdt>
        </w:p>
      </w:sdtContent>
    </w:sdt>
    <w:sdt>
      <w:sdtPr>
        <w:tag w:val="goog_rdk_594"/>
        <w:id w:val="-690685087"/>
      </w:sdtPr>
      <w:sdtEndPr/>
      <w:sdtContent>
        <w:p w14:paraId="1E3DC2AE" w14:textId="77777777" w:rsidR="00C34E51" w:rsidRDefault="00686957">
          <w:pPr>
            <w:numPr>
              <w:ilvl w:val="0"/>
              <w:numId w:val="1"/>
            </w:numPr>
            <w:spacing w:after="160" w:line="259" w:lineRule="auto"/>
            <w:jc w:val="both"/>
            <w:rPr>
              <w:ins w:id="597" w:author="APRENDIZ" w:date="2019-08-06T18:57:00Z"/>
              <w:sz w:val="24"/>
              <w:szCs w:val="24"/>
            </w:rPr>
          </w:pPr>
          <w:sdt>
            <w:sdtPr>
              <w:tag w:val="goog_rdk_589"/>
              <w:id w:val="-511831216"/>
            </w:sdtPr>
            <w:sdtEndPr/>
            <w:sdtContent>
              <w:ins w:id="598" w:author="APRENDIZ" w:date="2019-08-06T18:57:00Z">
                <w:r w:rsidR="00B14802">
                  <w:rPr>
                    <w:sz w:val="24"/>
                    <w:szCs w:val="24"/>
                  </w:rPr>
                  <w:t xml:space="preserve">Al ingresar en la </w:t>
                </w:r>
              </w:ins>
            </w:sdtContent>
          </w:sdt>
          <w:sdt>
            <w:sdtPr>
              <w:tag w:val="goog_rdk_590"/>
              <w:id w:val="762493337"/>
            </w:sdtPr>
            <w:sdtEndPr/>
            <w:sdtContent>
              <w:ins w:id="599" w:author="APRENDIZ" w:date="2019-08-14T19:29:00Z">
                <w:r w:rsidR="00B14802">
                  <w:rPr>
                    <w:sz w:val="24"/>
                    <w:szCs w:val="24"/>
                  </w:rPr>
                  <w:t>configuración</w:t>
                </w:r>
              </w:ins>
            </w:sdtContent>
          </w:sdt>
          <w:sdt>
            <w:sdtPr>
              <w:tag w:val="goog_rdk_591"/>
              <w:id w:val="-1993410890"/>
            </w:sdtPr>
            <w:sdtEndPr/>
            <w:sdtContent>
              <w:ins w:id="600" w:author="APRENDIZ" w:date="2019-08-06T18:57:00Z">
                <w:r w:rsidR="00B14802">
                  <w:rPr>
                    <w:sz w:val="24"/>
                    <w:szCs w:val="24"/>
                  </w:rPr>
                  <w:t xml:space="preserve"> avanzada le damos clic en variables de entorno, donde nos </w:t>
                </w:r>
              </w:ins>
            </w:sdtContent>
          </w:sdt>
          <w:sdt>
            <w:sdtPr>
              <w:tag w:val="goog_rdk_592"/>
              <w:id w:val="629825750"/>
            </w:sdtPr>
            <w:sdtEndPr/>
            <w:sdtContent>
              <w:ins w:id="601" w:author="APRENDIZ" w:date="2019-08-14T19:29:00Z">
                <w:r w:rsidR="00B14802">
                  <w:rPr>
                    <w:sz w:val="24"/>
                    <w:szCs w:val="24"/>
                  </w:rPr>
                  <w:t>abrirá</w:t>
                </w:r>
              </w:ins>
            </w:sdtContent>
          </w:sdt>
          <w:sdt>
            <w:sdtPr>
              <w:tag w:val="goog_rdk_593"/>
              <w:id w:val="1030605246"/>
            </w:sdtPr>
            <w:sdtEndPr/>
            <w:sdtContent>
              <w:ins w:id="602" w:author="APRENDIZ" w:date="2019-08-06T18:57:00Z">
                <w:r w:rsidR="00B14802">
                  <w:rPr>
                    <w:sz w:val="24"/>
                    <w:szCs w:val="24"/>
                  </w:rPr>
                  <w:t xml:space="preserve"> la siguiente </w:t>
                </w:r>
                <w:proofErr w:type="gramStart"/>
                <w:r w:rsidR="00B14802">
                  <w:rPr>
                    <w:sz w:val="24"/>
                    <w:szCs w:val="24"/>
                  </w:rPr>
                  <w:t>pestaña ,</w:t>
                </w:r>
                <w:proofErr w:type="gramEnd"/>
                <w:r w:rsidR="00B14802">
                  <w:rPr>
                    <w:sz w:val="24"/>
                    <w:szCs w:val="24"/>
                  </w:rPr>
                  <w:t xml:space="preserve"> al ingresar en la pestaña de variables de entorno le daremos clic en nuevo, el de la parte inferior.</w:t>
                </w:r>
              </w:ins>
            </w:sdtContent>
          </w:sdt>
        </w:p>
      </w:sdtContent>
    </w:sdt>
    <w:bookmarkStart w:id="603" w:name="_heading=h.gjdgxs" w:colFirst="0" w:colLast="0" w:displacedByCustomXml="next"/>
    <w:bookmarkEnd w:id="603" w:displacedByCustomXml="next"/>
    <w:sdt>
      <w:sdtPr>
        <w:tag w:val="goog_rdk_596"/>
        <w:id w:val="-821122561"/>
      </w:sdtPr>
      <w:sdtEndPr/>
      <w:sdtContent>
        <w:p w14:paraId="4262609B" w14:textId="77777777" w:rsidR="00C34E51" w:rsidRDefault="00686957">
          <w:pPr>
            <w:spacing w:after="160" w:line="259" w:lineRule="auto"/>
            <w:jc w:val="center"/>
            <w:rPr>
              <w:ins w:id="604" w:author="APRENDIZ" w:date="2019-08-06T18:57:00Z"/>
              <w:sz w:val="24"/>
              <w:szCs w:val="24"/>
            </w:rPr>
          </w:pPr>
          <w:sdt>
            <w:sdtPr>
              <w:tag w:val="goog_rdk_595"/>
              <w:id w:val="831264426"/>
            </w:sdtPr>
            <w:sdtEndPr/>
            <w:sdtContent>
              <w:ins w:id="605" w:author="APRENDIZ" w:date="2019-08-06T18:57:00Z">
                <w:r w:rsidR="00B14802">
                  <w:rPr>
                    <w:noProof/>
                    <w:sz w:val="24"/>
                    <w:szCs w:val="24"/>
                  </w:rPr>
                  <w:drawing>
                    <wp:inline distT="0" distB="0" distL="0" distR="0" wp14:anchorId="0130E494" wp14:editId="4BBDA80E">
                      <wp:extent cx="2613582" cy="2502391"/>
                      <wp:effectExtent l="0" t="0" r="0" b="0"/>
                      <wp:docPr id="1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2613582" cy="2502391"/>
                              </a:xfrm>
                              <a:prstGeom prst="rect">
                                <a:avLst/>
                              </a:prstGeom>
                              <a:ln/>
                            </pic:spPr>
                          </pic:pic>
                        </a:graphicData>
                      </a:graphic>
                    </wp:inline>
                  </w:drawing>
                </w:r>
              </w:ins>
            </w:sdtContent>
          </w:sdt>
        </w:p>
      </w:sdtContent>
    </w:sdt>
    <w:sdt>
      <w:sdtPr>
        <w:tag w:val="goog_rdk_598"/>
        <w:id w:val="1002709977"/>
      </w:sdtPr>
      <w:sdtEndPr/>
      <w:sdtContent>
        <w:p w14:paraId="5320FA84" w14:textId="77777777" w:rsidR="00C34E51" w:rsidRDefault="00686957">
          <w:pPr>
            <w:numPr>
              <w:ilvl w:val="0"/>
              <w:numId w:val="1"/>
            </w:numPr>
            <w:spacing w:after="160" w:line="259" w:lineRule="auto"/>
            <w:jc w:val="both"/>
            <w:rPr>
              <w:ins w:id="606" w:author="APRENDIZ" w:date="2019-08-06T18:57:00Z"/>
              <w:sz w:val="24"/>
              <w:szCs w:val="24"/>
            </w:rPr>
          </w:pPr>
          <w:sdt>
            <w:sdtPr>
              <w:tag w:val="goog_rdk_597"/>
              <w:id w:val="-340851222"/>
            </w:sdtPr>
            <w:sdtEndPr/>
            <w:sdtContent>
              <w:ins w:id="607" w:author="APRENDIZ" w:date="2019-08-06T18:57:00Z">
                <w:r w:rsidR="00B14802">
                  <w:rPr>
                    <w:sz w:val="24"/>
                    <w:szCs w:val="24"/>
                  </w:rPr>
                  <w:t>Creamos la variable JAVA_HOME le damos el valor de la variable dándole clic en examinar directorio</w:t>
                </w:r>
              </w:ins>
            </w:sdtContent>
          </w:sdt>
        </w:p>
      </w:sdtContent>
    </w:sdt>
    <w:sdt>
      <w:sdtPr>
        <w:tag w:val="goog_rdk_600"/>
        <w:id w:val="206224782"/>
      </w:sdtPr>
      <w:sdtEndPr/>
      <w:sdtContent>
        <w:p w14:paraId="33377C7C" w14:textId="77777777" w:rsidR="00C34E51" w:rsidRDefault="00686957">
          <w:pPr>
            <w:spacing w:after="160" w:line="259" w:lineRule="auto"/>
            <w:jc w:val="center"/>
            <w:rPr>
              <w:ins w:id="608" w:author="APRENDIZ" w:date="2019-08-06T18:57:00Z"/>
              <w:sz w:val="24"/>
              <w:szCs w:val="24"/>
            </w:rPr>
          </w:pPr>
          <w:sdt>
            <w:sdtPr>
              <w:tag w:val="goog_rdk_599"/>
              <w:id w:val="-2112344115"/>
            </w:sdtPr>
            <w:sdtEndPr/>
            <w:sdtContent/>
          </w:sdt>
        </w:p>
      </w:sdtContent>
    </w:sdt>
    <w:sdt>
      <w:sdtPr>
        <w:tag w:val="goog_rdk_602"/>
        <w:id w:val="-1943830790"/>
      </w:sdtPr>
      <w:sdtEndPr/>
      <w:sdtContent>
        <w:p w14:paraId="72AF756A" w14:textId="77777777" w:rsidR="00C34E51" w:rsidRDefault="00686957">
          <w:pPr>
            <w:spacing w:after="160" w:line="259" w:lineRule="auto"/>
            <w:jc w:val="center"/>
            <w:rPr>
              <w:ins w:id="609" w:author="APRENDIZ" w:date="2019-08-06T18:57:00Z"/>
              <w:sz w:val="24"/>
              <w:szCs w:val="24"/>
            </w:rPr>
          </w:pPr>
          <w:sdt>
            <w:sdtPr>
              <w:tag w:val="goog_rdk_601"/>
              <w:id w:val="1707685841"/>
            </w:sdtPr>
            <w:sdtEndPr/>
            <w:sdtContent>
              <w:ins w:id="610" w:author="APRENDIZ" w:date="2019-08-06T18:57:00Z">
                <w:r w:rsidR="00B14802">
                  <w:rPr>
                    <w:noProof/>
                    <w:sz w:val="24"/>
                    <w:szCs w:val="24"/>
                  </w:rPr>
                  <w:drawing>
                    <wp:inline distT="0" distB="0" distL="0" distR="0" wp14:anchorId="45E4F3F5" wp14:editId="7B6FDF42">
                      <wp:extent cx="4292638" cy="1041832"/>
                      <wp:effectExtent l="0" t="0" r="0" b="0"/>
                      <wp:docPr id="1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4292638" cy="1041832"/>
                              </a:xfrm>
                              <a:prstGeom prst="rect">
                                <a:avLst/>
                              </a:prstGeom>
                              <a:ln/>
                            </pic:spPr>
                          </pic:pic>
                        </a:graphicData>
                      </a:graphic>
                    </wp:inline>
                  </w:drawing>
                </w:r>
              </w:ins>
            </w:sdtContent>
          </w:sdt>
        </w:p>
      </w:sdtContent>
    </w:sdt>
    <w:sdt>
      <w:sdtPr>
        <w:tag w:val="goog_rdk_604"/>
        <w:id w:val="564999436"/>
      </w:sdtPr>
      <w:sdtEndPr/>
      <w:sdtContent>
        <w:p w14:paraId="50385194" w14:textId="77777777" w:rsidR="00C34E51" w:rsidRDefault="00686957">
          <w:pPr>
            <w:numPr>
              <w:ilvl w:val="0"/>
              <w:numId w:val="1"/>
            </w:numPr>
            <w:spacing w:after="160" w:line="259" w:lineRule="auto"/>
            <w:jc w:val="both"/>
            <w:rPr>
              <w:ins w:id="611" w:author="APRENDIZ" w:date="2019-08-06T18:57:00Z"/>
              <w:sz w:val="24"/>
              <w:szCs w:val="24"/>
            </w:rPr>
          </w:pPr>
          <w:sdt>
            <w:sdtPr>
              <w:tag w:val="goog_rdk_603"/>
              <w:id w:val="-1801922238"/>
            </w:sdtPr>
            <w:sdtEndPr/>
            <w:sdtContent>
              <w:ins w:id="612" w:author="APRENDIZ" w:date="2019-08-06T18:57:00Z">
                <w:r w:rsidR="00B14802">
                  <w:rPr>
                    <w:sz w:val="24"/>
                    <w:szCs w:val="24"/>
                  </w:rPr>
                  <w:t>Al ingresar en examinar directorios, buscaremos la carpeta llamada JDK le daremos clic Y aceptar</w:t>
                </w:r>
              </w:ins>
            </w:sdtContent>
          </w:sdt>
        </w:p>
      </w:sdtContent>
    </w:sdt>
    <w:sdt>
      <w:sdtPr>
        <w:tag w:val="goog_rdk_606"/>
        <w:id w:val="-399747770"/>
      </w:sdtPr>
      <w:sdtEndPr/>
      <w:sdtContent>
        <w:p w14:paraId="1B9E6E2A" w14:textId="77777777" w:rsidR="00C34E51" w:rsidRDefault="00686957">
          <w:pPr>
            <w:spacing w:after="160" w:line="259" w:lineRule="auto"/>
            <w:rPr>
              <w:ins w:id="613" w:author="APRENDIZ" w:date="2019-08-06T18:57:00Z"/>
              <w:sz w:val="24"/>
              <w:szCs w:val="24"/>
            </w:rPr>
          </w:pPr>
          <w:sdt>
            <w:sdtPr>
              <w:tag w:val="goog_rdk_605"/>
              <w:id w:val="1266427764"/>
            </w:sdtPr>
            <w:sdtEndPr/>
            <w:sdtContent/>
          </w:sdt>
        </w:p>
      </w:sdtContent>
    </w:sdt>
    <w:sdt>
      <w:sdtPr>
        <w:tag w:val="goog_rdk_608"/>
        <w:id w:val="1342427352"/>
      </w:sdtPr>
      <w:sdtEndPr/>
      <w:sdtContent>
        <w:p w14:paraId="27F4FB1B" w14:textId="77777777" w:rsidR="00C34E51" w:rsidRDefault="00686957">
          <w:pPr>
            <w:spacing w:after="160" w:line="259" w:lineRule="auto"/>
            <w:jc w:val="center"/>
            <w:rPr>
              <w:ins w:id="614" w:author="APRENDIZ" w:date="2019-08-06T18:57:00Z"/>
              <w:sz w:val="24"/>
              <w:szCs w:val="24"/>
            </w:rPr>
          </w:pPr>
          <w:sdt>
            <w:sdtPr>
              <w:tag w:val="goog_rdk_607"/>
              <w:id w:val="-1434200922"/>
            </w:sdtPr>
            <w:sdtEndPr/>
            <w:sdtContent>
              <w:ins w:id="615" w:author="APRENDIZ" w:date="2019-08-06T18:57:00Z">
                <w:r w:rsidR="00B14802">
                  <w:rPr>
                    <w:noProof/>
                    <w:sz w:val="24"/>
                    <w:szCs w:val="24"/>
                  </w:rPr>
                  <w:drawing>
                    <wp:inline distT="0" distB="0" distL="0" distR="0" wp14:anchorId="0DD4DE57" wp14:editId="3A6270B8">
                      <wp:extent cx="2362585" cy="2377398"/>
                      <wp:effectExtent l="0" t="0" r="0" b="0"/>
                      <wp:docPr id="1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2362585" cy="2377398"/>
                              </a:xfrm>
                              <a:prstGeom prst="rect">
                                <a:avLst/>
                              </a:prstGeom>
                              <a:ln/>
                            </pic:spPr>
                          </pic:pic>
                        </a:graphicData>
                      </a:graphic>
                    </wp:inline>
                  </w:drawing>
                </w:r>
              </w:ins>
            </w:sdtContent>
          </w:sdt>
        </w:p>
      </w:sdtContent>
    </w:sdt>
    <w:sdt>
      <w:sdtPr>
        <w:tag w:val="goog_rdk_610"/>
        <w:id w:val="-2093607651"/>
      </w:sdtPr>
      <w:sdtEndPr/>
      <w:sdtContent>
        <w:p w14:paraId="7C51F6F9" w14:textId="77777777" w:rsidR="00C34E51" w:rsidRDefault="00686957">
          <w:pPr>
            <w:spacing w:after="160" w:line="259" w:lineRule="auto"/>
            <w:jc w:val="center"/>
            <w:rPr>
              <w:ins w:id="616" w:author="APRENDIZ" w:date="2019-08-06T18:57:00Z"/>
              <w:sz w:val="24"/>
              <w:szCs w:val="24"/>
            </w:rPr>
          </w:pPr>
          <w:sdt>
            <w:sdtPr>
              <w:tag w:val="goog_rdk_609"/>
              <w:id w:val="1146319619"/>
            </w:sdtPr>
            <w:sdtEndPr/>
            <w:sdtContent/>
          </w:sdt>
        </w:p>
      </w:sdtContent>
    </w:sdt>
    <w:sdt>
      <w:sdtPr>
        <w:tag w:val="goog_rdk_612"/>
        <w:id w:val="1006257146"/>
      </w:sdtPr>
      <w:sdtEndPr/>
      <w:sdtContent>
        <w:p w14:paraId="6F7CA930" w14:textId="77777777" w:rsidR="00C34E51" w:rsidRDefault="00686957">
          <w:pPr>
            <w:numPr>
              <w:ilvl w:val="0"/>
              <w:numId w:val="1"/>
            </w:numPr>
            <w:spacing w:after="160" w:line="259" w:lineRule="auto"/>
            <w:jc w:val="both"/>
            <w:rPr>
              <w:ins w:id="617" w:author="APRENDIZ" w:date="2019-08-06T18:57:00Z"/>
              <w:sz w:val="24"/>
              <w:szCs w:val="24"/>
            </w:rPr>
          </w:pPr>
          <w:sdt>
            <w:sdtPr>
              <w:tag w:val="goog_rdk_611"/>
              <w:id w:val="1235047280"/>
            </w:sdtPr>
            <w:sdtEndPr/>
            <w:sdtContent>
              <w:ins w:id="618" w:author="APRENDIZ" w:date="2019-08-06T18:57:00Z">
                <w:r w:rsidR="00B14802">
                  <w:rPr>
                    <w:sz w:val="24"/>
                    <w:szCs w:val="24"/>
                  </w:rPr>
                  <w:t>Una vez le demos clic a la carpeta podemos aceptar, de ese modo crearemos la variable JAVA_HOME</w:t>
                </w:r>
              </w:ins>
            </w:sdtContent>
          </w:sdt>
        </w:p>
      </w:sdtContent>
    </w:sdt>
    <w:sdt>
      <w:sdtPr>
        <w:tag w:val="goog_rdk_614"/>
        <w:id w:val="1228960346"/>
      </w:sdtPr>
      <w:sdtEndPr/>
      <w:sdtContent>
        <w:p w14:paraId="1C7384A9" w14:textId="77777777" w:rsidR="00C34E51" w:rsidRDefault="00686957">
          <w:pPr>
            <w:spacing w:after="160" w:line="259" w:lineRule="auto"/>
            <w:jc w:val="center"/>
            <w:rPr>
              <w:ins w:id="619" w:author="APRENDIZ" w:date="2019-08-06T18:57:00Z"/>
              <w:sz w:val="24"/>
              <w:szCs w:val="24"/>
            </w:rPr>
          </w:pPr>
          <w:sdt>
            <w:sdtPr>
              <w:tag w:val="goog_rdk_613"/>
              <w:id w:val="239757533"/>
            </w:sdtPr>
            <w:sdtEndPr/>
            <w:sdtContent>
              <w:ins w:id="620" w:author="APRENDIZ" w:date="2019-08-06T18:57:00Z">
                <w:r w:rsidR="00B14802">
                  <w:rPr>
                    <w:noProof/>
                    <w:sz w:val="24"/>
                    <w:szCs w:val="24"/>
                  </w:rPr>
                  <w:drawing>
                    <wp:inline distT="0" distB="0" distL="0" distR="0" wp14:anchorId="6D8B16C3" wp14:editId="0BF52177">
                      <wp:extent cx="4046223" cy="1031929"/>
                      <wp:effectExtent l="0" t="0" r="0" b="0"/>
                      <wp:docPr id="1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4046223" cy="1031929"/>
                              </a:xfrm>
                              <a:prstGeom prst="rect">
                                <a:avLst/>
                              </a:prstGeom>
                              <a:ln/>
                            </pic:spPr>
                          </pic:pic>
                        </a:graphicData>
                      </a:graphic>
                    </wp:inline>
                  </w:drawing>
                </w:r>
              </w:ins>
            </w:sdtContent>
          </w:sdt>
        </w:p>
      </w:sdtContent>
    </w:sdt>
    <w:sdt>
      <w:sdtPr>
        <w:tag w:val="goog_rdk_616"/>
        <w:id w:val="-6756337"/>
      </w:sdtPr>
      <w:sdtEndPr/>
      <w:sdtContent>
        <w:p w14:paraId="16B5025E" w14:textId="77777777" w:rsidR="00C34E51" w:rsidRDefault="00686957">
          <w:pPr>
            <w:spacing w:after="160" w:line="259" w:lineRule="auto"/>
            <w:jc w:val="center"/>
            <w:rPr>
              <w:ins w:id="621" w:author="APRENDIZ" w:date="2019-08-06T18:57:00Z"/>
              <w:sz w:val="24"/>
              <w:szCs w:val="24"/>
            </w:rPr>
          </w:pPr>
          <w:sdt>
            <w:sdtPr>
              <w:tag w:val="goog_rdk_615"/>
              <w:id w:val="1274589789"/>
            </w:sdtPr>
            <w:sdtEndPr/>
            <w:sdtContent/>
          </w:sdt>
        </w:p>
      </w:sdtContent>
    </w:sdt>
    <w:sdt>
      <w:sdtPr>
        <w:tag w:val="goog_rdk_618"/>
        <w:id w:val="-777726278"/>
      </w:sdtPr>
      <w:sdtEndPr/>
      <w:sdtContent>
        <w:p w14:paraId="392881C0" w14:textId="77777777" w:rsidR="00C34E51" w:rsidRDefault="00686957">
          <w:pPr>
            <w:numPr>
              <w:ilvl w:val="0"/>
              <w:numId w:val="1"/>
            </w:numPr>
            <w:spacing w:after="160" w:line="259" w:lineRule="auto"/>
            <w:rPr>
              <w:ins w:id="622" w:author="APRENDIZ" w:date="2019-08-06T18:57:00Z"/>
              <w:sz w:val="24"/>
              <w:szCs w:val="24"/>
            </w:rPr>
          </w:pPr>
          <w:sdt>
            <w:sdtPr>
              <w:tag w:val="goog_rdk_617"/>
              <w:id w:val="-524485760"/>
            </w:sdtPr>
            <w:sdtEndPr/>
            <w:sdtContent>
              <w:ins w:id="623" w:author="APRENDIZ" w:date="2019-08-06T18:57:00Z">
                <w:r w:rsidR="00B14802">
                  <w:rPr>
                    <w:sz w:val="24"/>
                    <w:szCs w:val="24"/>
                  </w:rPr>
                  <w:t>Realizaremos el mismo procedimiento para crear una variable llamada CATALINA_</w:t>
                </w:r>
                <w:proofErr w:type="gramStart"/>
                <w:r w:rsidR="00B14802">
                  <w:rPr>
                    <w:sz w:val="24"/>
                    <w:szCs w:val="24"/>
                  </w:rPr>
                  <w:t>HOME</w:t>
                </w:r>
                <w:proofErr w:type="gramEnd"/>
                <w:r w:rsidR="00B14802">
                  <w:rPr>
                    <w:sz w:val="24"/>
                    <w:szCs w:val="24"/>
                  </w:rPr>
                  <w:t xml:space="preserve"> pero esta vez examinaremos el directorio y buscaremos la carpeta de apache Tomcat que con anterioridad hemos descargado </w:t>
                </w:r>
              </w:ins>
            </w:sdtContent>
          </w:sdt>
        </w:p>
      </w:sdtContent>
    </w:sdt>
    <w:sdt>
      <w:sdtPr>
        <w:tag w:val="goog_rdk_620"/>
        <w:id w:val="-1779860083"/>
      </w:sdtPr>
      <w:sdtEndPr/>
      <w:sdtContent>
        <w:p w14:paraId="62068607" w14:textId="77777777" w:rsidR="00C34E51" w:rsidRDefault="00686957">
          <w:pPr>
            <w:spacing w:after="160" w:line="259" w:lineRule="auto"/>
            <w:jc w:val="center"/>
            <w:rPr>
              <w:ins w:id="624" w:author="APRENDIZ" w:date="2019-08-06T18:57:00Z"/>
              <w:sz w:val="24"/>
              <w:szCs w:val="24"/>
            </w:rPr>
          </w:pPr>
          <w:sdt>
            <w:sdtPr>
              <w:tag w:val="goog_rdk_619"/>
              <w:id w:val="238912616"/>
            </w:sdtPr>
            <w:sdtEndPr/>
            <w:sdtContent>
              <w:ins w:id="625" w:author="APRENDIZ" w:date="2019-08-06T18:57:00Z">
                <w:r w:rsidR="00B14802">
                  <w:rPr>
                    <w:noProof/>
                    <w:sz w:val="24"/>
                    <w:szCs w:val="24"/>
                  </w:rPr>
                  <w:drawing>
                    <wp:inline distT="0" distB="0" distL="0" distR="0" wp14:anchorId="561197FD" wp14:editId="7C00A2DE">
                      <wp:extent cx="3655187" cy="2123301"/>
                      <wp:effectExtent l="0" t="0" r="0" b="0"/>
                      <wp:docPr id="1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3655187" cy="2123301"/>
                              </a:xfrm>
                              <a:prstGeom prst="rect">
                                <a:avLst/>
                              </a:prstGeom>
                              <a:ln/>
                            </pic:spPr>
                          </pic:pic>
                        </a:graphicData>
                      </a:graphic>
                    </wp:inline>
                  </w:drawing>
                </w:r>
              </w:ins>
            </w:sdtContent>
          </w:sdt>
        </w:p>
      </w:sdtContent>
    </w:sdt>
    <w:sdt>
      <w:sdtPr>
        <w:tag w:val="goog_rdk_622"/>
        <w:id w:val="-808015109"/>
      </w:sdtPr>
      <w:sdtEndPr/>
      <w:sdtContent>
        <w:p w14:paraId="2F50AE3C" w14:textId="77777777" w:rsidR="00C34E51" w:rsidRDefault="00686957">
          <w:pPr>
            <w:numPr>
              <w:ilvl w:val="0"/>
              <w:numId w:val="1"/>
            </w:numPr>
            <w:spacing w:after="160" w:line="259" w:lineRule="auto"/>
            <w:jc w:val="both"/>
            <w:rPr>
              <w:ins w:id="626" w:author="APRENDIZ" w:date="2019-08-06T18:57:00Z"/>
              <w:sz w:val="24"/>
              <w:szCs w:val="24"/>
            </w:rPr>
          </w:pPr>
          <w:sdt>
            <w:sdtPr>
              <w:tag w:val="goog_rdk_621"/>
              <w:id w:val="-465897116"/>
            </w:sdtPr>
            <w:sdtEndPr/>
            <w:sdtContent>
              <w:ins w:id="627" w:author="APRENDIZ" w:date="2019-08-06T18:57:00Z">
                <w:r w:rsidR="00B14802">
                  <w:rPr>
                    <w:sz w:val="24"/>
                    <w:szCs w:val="24"/>
                  </w:rPr>
                  <w:t>Una vez creada las variables se dará en editar, donde podremos editar las variables de entorno, le daremos en nuevo y escribiremos %CATALINA_HOME%\</w:t>
                </w:r>
                <w:proofErr w:type="spellStart"/>
                <w:r w:rsidR="00B14802">
                  <w:rPr>
                    <w:sz w:val="24"/>
                    <w:szCs w:val="24"/>
                  </w:rPr>
                  <w:t>bin</w:t>
                </w:r>
                <w:proofErr w:type="spellEnd"/>
                <w:r w:rsidR="00B14802">
                  <w:rPr>
                    <w:sz w:val="24"/>
                    <w:szCs w:val="24"/>
                  </w:rPr>
                  <w:t xml:space="preserve"> Y EN OTRO NUEVO %JAVA_HOME%\</w:t>
                </w:r>
                <w:proofErr w:type="spellStart"/>
                <w:proofErr w:type="gramStart"/>
                <w:r w:rsidR="00B14802">
                  <w:rPr>
                    <w:sz w:val="24"/>
                    <w:szCs w:val="24"/>
                  </w:rPr>
                  <w:t>bin</w:t>
                </w:r>
                <w:proofErr w:type="spellEnd"/>
                <w:r w:rsidR="00B14802">
                  <w:rPr>
                    <w:sz w:val="24"/>
                    <w:szCs w:val="24"/>
                  </w:rPr>
                  <w:t xml:space="preserve">  y</w:t>
                </w:r>
                <w:proofErr w:type="gramEnd"/>
                <w:r w:rsidR="00B14802">
                  <w:rPr>
                    <w:sz w:val="24"/>
                    <w:szCs w:val="24"/>
                  </w:rPr>
                  <w:t xml:space="preserve"> le damos aceptar </w:t>
                </w:r>
              </w:ins>
            </w:sdtContent>
          </w:sdt>
        </w:p>
      </w:sdtContent>
    </w:sdt>
    <w:sdt>
      <w:sdtPr>
        <w:tag w:val="goog_rdk_624"/>
        <w:id w:val="1407571819"/>
      </w:sdtPr>
      <w:sdtEndPr/>
      <w:sdtContent>
        <w:p w14:paraId="4538F8A8" w14:textId="77777777" w:rsidR="00C34E51" w:rsidRDefault="00686957">
          <w:pPr>
            <w:spacing w:after="160" w:line="259" w:lineRule="auto"/>
            <w:jc w:val="center"/>
            <w:rPr>
              <w:ins w:id="628" w:author="APRENDIZ" w:date="2019-08-06T18:57:00Z"/>
              <w:sz w:val="24"/>
              <w:szCs w:val="24"/>
            </w:rPr>
          </w:pPr>
          <w:sdt>
            <w:sdtPr>
              <w:tag w:val="goog_rdk_623"/>
              <w:id w:val="-1233696836"/>
            </w:sdtPr>
            <w:sdtEndPr/>
            <w:sdtContent>
              <w:ins w:id="629" w:author="APRENDIZ" w:date="2019-08-06T18:57:00Z">
                <w:r w:rsidR="00B14802">
                  <w:rPr>
                    <w:noProof/>
                    <w:sz w:val="24"/>
                    <w:szCs w:val="24"/>
                  </w:rPr>
                  <w:drawing>
                    <wp:inline distT="0" distB="0" distL="0" distR="0" wp14:anchorId="3F75164F" wp14:editId="09E5B1B0">
                      <wp:extent cx="3177243" cy="2288565"/>
                      <wp:effectExtent l="0" t="0" r="0" b="0"/>
                      <wp:docPr id="1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3177243" cy="2288565"/>
                              </a:xfrm>
                              <a:prstGeom prst="rect">
                                <a:avLst/>
                              </a:prstGeom>
                              <a:ln/>
                            </pic:spPr>
                          </pic:pic>
                        </a:graphicData>
                      </a:graphic>
                    </wp:inline>
                  </w:drawing>
                </w:r>
              </w:ins>
            </w:sdtContent>
          </w:sdt>
        </w:p>
      </w:sdtContent>
    </w:sdt>
    <w:sdt>
      <w:sdtPr>
        <w:tag w:val="goog_rdk_628"/>
        <w:id w:val="-144356100"/>
      </w:sdtPr>
      <w:sdtEndPr/>
      <w:sdtContent>
        <w:p w14:paraId="35A81C19" w14:textId="77777777" w:rsidR="00C34E51" w:rsidRDefault="00686957">
          <w:pPr>
            <w:numPr>
              <w:ilvl w:val="0"/>
              <w:numId w:val="1"/>
            </w:numPr>
            <w:spacing w:after="160" w:line="259" w:lineRule="auto"/>
            <w:jc w:val="both"/>
            <w:rPr>
              <w:ins w:id="630" w:author="APRENDIZ" w:date="2019-08-06T18:57:00Z"/>
              <w:sz w:val="24"/>
              <w:szCs w:val="24"/>
            </w:rPr>
          </w:pPr>
          <w:sdt>
            <w:sdtPr>
              <w:tag w:val="goog_rdk_625"/>
              <w:id w:val="2115472893"/>
            </w:sdtPr>
            <w:sdtEndPr/>
            <w:sdtContent>
              <w:ins w:id="631" w:author="APRENDIZ" w:date="2019-08-06T18:57:00Z">
                <w:r w:rsidR="00B14802">
                  <w:rPr>
                    <w:sz w:val="24"/>
                    <w:szCs w:val="24"/>
                  </w:rPr>
                  <w:t xml:space="preserve">Luego de realizar nos dirigiremos a la carpeta apache </w:t>
                </w:r>
              </w:ins>
            </w:sdtContent>
          </w:sdt>
          <w:sdt>
            <w:sdtPr>
              <w:tag w:val="goog_rdk_626"/>
              <w:id w:val="2139689251"/>
            </w:sdtPr>
            <w:sdtEndPr/>
            <w:sdtContent>
              <w:ins w:id="632" w:author="APRENDIZ" w:date="2019-08-14T19:32:00Z">
                <w:r w:rsidR="00B14802">
                  <w:rPr>
                    <w:sz w:val="24"/>
                    <w:szCs w:val="24"/>
                  </w:rPr>
                  <w:t>T</w:t>
                </w:r>
              </w:ins>
            </w:sdtContent>
          </w:sdt>
          <w:sdt>
            <w:sdtPr>
              <w:tag w:val="goog_rdk_627"/>
              <w:id w:val="-1233690886"/>
            </w:sdtPr>
            <w:sdtEndPr/>
            <w:sdtContent>
              <w:ins w:id="633" w:author="APRENDIZ" w:date="2019-08-06T18:57:00Z">
                <w:r w:rsidR="00B14802">
                  <w:rPr>
                    <w:sz w:val="24"/>
                    <w:szCs w:val="24"/>
                  </w:rPr>
                  <w:t xml:space="preserve">omcat y desplegamos la carpeta </w:t>
                </w:r>
                <w:proofErr w:type="spellStart"/>
                <w:r w:rsidR="00B14802">
                  <w:rPr>
                    <w:sz w:val="24"/>
                    <w:szCs w:val="24"/>
                  </w:rPr>
                  <w:t>webapps</w:t>
                </w:r>
              </w:ins>
              <w:proofErr w:type="spellEnd"/>
            </w:sdtContent>
          </w:sdt>
        </w:p>
      </w:sdtContent>
    </w:sdt>
    <w:sdt>
      <w:sdtPr>
        <w:tag w:val="goog_rdk_630"/>
        <w:id w:val="1193797456"/>
      </w:sdtPr>
      <w:sdtEndPr/>
      <w:sdtContent>
        <w:p w14:paraId="0D4AC779" w14:textId="77777777" w:rsidR="00C34E51" w:rsidRDefault="00686957">
          <w:pPr>
            <w:spacing w:after="160" w:line="259" w:lineRule="auto"/>
            <w:rPr>
              <w:ins w:id="634" w:author="APRENDIZ" w:date="2019-08-06T18:57:00Z"/>
              <w:sz w:val="24"/>
              <w:szCs w:val="24"/>
            </w:rPr>
          </w:pPr>
          <w:sdt>
            <w:sdtPr>
              <w:tag w:val="goog_rdk_629"/>
              <w:id w:val="-957792959"/>
            </w:sdtPr>
            <w:sdtEndPr/>
            <w:sdtContent/>
          </w:sdt>
        </w:p>
      </w:sdtContent>
    </w:sdt>
    <w:sdt>
      <w:sdtPr>
        <w:tag w:val="goog_rdk_632"/>
        <w:id w:val="-353422045"/>
      </w:sdtPr>
      <w:sdtEndPr/>
      <w:sdtContent>
        <w:p w14:paraId="08D31F03" w14:textId="77777777" w:rsidR="00C34E51" w:rsidRDefault="00686957">
          <w:pPr>
            <w:spacing w:after="160" w:line="259" w:lineRule="auto"/>
            <w:jc w:val="center"/>
            <w:rPr>
              <w:ins w:id="635" w:author="APRENDIZ" w:date="2019-08-06T18:57:00Z"/>
              <w:sz w:val="24"/>
              <w:szCs w:val="24"/>
            </w:rPr>
          </w:pPr>
          <w:sdt>
            <w:sdtPr>
              <w:tag w:val="goog_rdk_631"/>
              <w:id w:val="1394627698"/>
            </w:sdtPr>
            <w:sdtEndPr/>
            <w:sdtContent>
              <w:ins w:id="636" w:author="APRENDIZ" w:date="2019-08-06T18:57:00Z">
                <w:r w:rsidR="00B14802">
                  <w:rPr>
                    <w:noProof/>
                    <w:sz w:val="24"/>
                    <w:szCs w:val="24"/>
                  </w:rPr>
                  <w:drawing>
                    <wp:inline distT="0" distB="0" distL="0" distR="0" wp14:anchorId="4BDE705F" wp14:editId="2F89D8A2">
                      <wp:extent cx="3446675" cy="1801334"/>
                      <wp:effectExtent l="0" t="0" r="0" b="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3446675" cy="1801334"/>
                              </a:xfrm>
                              <a:prstGeom prst="rect">
                                <a:avLst/>
                              </a:prstGeom>
                              <a:ln/>
                            </pic:spPr>
                          </pic:pic>
                        </a:graphicData>
                      </a:graphic>
                    </wp:inline>
                  </w:drawing>
                </w:r>
              </w:ins>
            </w:sdtContent>
          </w:sdt>
        </w:p>
      </w:sdtContent>
    </w:sdt>
    <w:sdt>
      <w:sdtPr>
        <w:tag w:val="goog_rdk_634"/>
        <w:id w:val="1723708280"/>
      </w:sdtPr>
      <w:sdtEndPr/>
      <w:sdtContent>
        <w:p w14:paraId="26597675" w14:textId="77777777" w:rsidR="00C34E51" w:rsidRDefault="00686957">
          <w:pPr>
            <w:numPr>
              <w:ilvl w:val="0"/>
              <w:numId w:val="1"/>
            </w:numPr>
            <w:spacing w:after="160" w:line="259" w:lineRule="auto"/>
            <w:rPr>
              <w:ins w:id="637" w:author="APRENDIZ" w:date="2019-08-06T18:57:00Z"/>
              <w:sz w:val="24"/>
              <w:szCs w:val="24"/>
            </w:rPr>
          </w:pPr>
          <w:sdt>
            <w:sdtPr>
              <w:tag w:val="goog_rdk_633"/>
              <w:id w:val="-1099482998"/>
            </w:sdtPr>
            <w:sdtEndPr/>
            <w:sdtContent>
              <w:ins w:id="638" w:author="APRENDIZ" w:date="2019-08-06T18:57:00Z">
                <w:r w:rsidR="00B14802">
                  <w:rPr>
                    <w:sz w:val="24"/>
                    <w:szCs w:val="24"/>
                  </w:rPr>
                  <w:t xml:space="preserve">Al ingresar en esta carpeta se selecciona todos los documentos y los eliminamos </w:t>
                </w:r>
              </w:ins>
            </w:sdtContent>
          </w:sdt>
        </w:p>
      </w:sdtContent>
    </w:sdt>
    <w:sdt>
      <w:sdtPr>
        <w:tag w:val="goog_rdk_636"/>
        <w:id w:val="-769081921"/>
      </w:sdtPr>
      <w:sdtEndPr/>
      <w:sdtContent>
        <w:p w14:paraId="51221B1A" w14:textId="77777777" w:rsidR="00C34E51" w:rsidRDefault="00686957">
          <w:pPr>
            <w:spacing w:after="160" w:line="259" w:lineRule="auto"/>
            <w:rPr>
              <w:ins w:id="639" w:author="APRENDIZ" w:date="2019-08-06T18:57:00Z"/>
              <w:sz w:val="24"/>
              <w:szCs w:val="24"/>
            </w:rPr>
          </w:pPr>
          <w:sdt>
            <w:sdtPr>
              <w:tag w:val="goog_rdk_635"/>
              <w:id w:val="1516959112"/>
            </w:sdtPr>
            <w:sdtEndPr/>
            <w:sdtContent/>
          </w:sdt>
        </w:p>
      </w:sdtContent>
    </w:sdt>
    <w:sdt>
      <w:sdtPr>
        <w:tag w:val="goog_rdk_638"/>
        <w:id w:val="-647052857"/>
      </w:sdtPr>
      <w:sdtEndPr/>
      <w:sdtContent>
        <w:p w14:paraId="2476A1EB" w14:textId="77777777" w:rsidR="00C34E51" w:rsidRDefault="00686957">
          <w:pPr>
            <w:spacing w:after="160" w:line="259" w:lineRule="auto"/>
            <w:jc w:val="center"/>
            <w:rPr>
              <w:ins w:id="640" w:author="APRENDIZ" w:date="2019-08-06T18:57:00Z"/>
              <w:sz w:val="24"/>
              <w:szCs w:val="24"/>
            </w:rPr>
          </w:pPr>
          <w:sdt>
            <w:sdtPr>
              <w:tag w:val="goog_rdk_637"/>
              <w:id w:val="-1112362704"/>
            </w:sdtPr>
            <w:sdtEndPr/>
            <w:sdtContent>
              <w:ins w:id="641" w:author="APRENDIZ" w:date="2019-08-06T18:57:00Z">
                <w:r w:rsidR="00B14802">
                  <w:rPr>
                    <w:noProof/>
                    <w:sz w:val="24"/>
                    <w:szCs w:val="24"/>
                  </w:rPr>
                  <w:drawing>
                    <wp:inline distT="0" distB="0" distL="0" distR="0" wp14:anchorId="56489CD0" wp14:editId="3AB4A8DC">
                      <wp:extent cx="3484721" cy="1843298"/>
                      <wp:effectExtent l="0" t="0" r="0" b="0"/>
                      <wp:docPr id="1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3484721" cy="1843298"/>
                              </a:xfrm>
                              <a:prstGeom prst="rect">
                                <a:avLst/>
                              </a:prstGeom>
                              <a:ln/>
                            </pic:spPr>
                          </pic:pic>
                        </a:graphicData>
                      </a:graphic>
                    </wp:inline>
                  </w:drawing>
                </w:r>
              </w:ins>
            </w:sdtContent>
          </w:sdt>
        </w:p>
      </w:sdtContent>
    </w:sdt>
    <w:sdt>
      <w:sdtPr>
        <w:tag w:val="goog_rdk_640"/>
        <w:id w:val="-151456430"/>
      </w:sdtPr>
      <w:sdtEndPr/>
      <w:sdtContent>
        <w:p w14:paraId="762E764E" w14:textId="77777777" w:rsidR="00C34E51" w:rsidRDefault="00686957">
          <w:pPr>
            <w:numPr>
              <w:ilvl w:val="0"/>
              <w:numId w:val="1"/>
            </w:numPr>
            <w:spacing w:after="160" w:line="259" w:lineRule="auto"/>
            <w:rPr>
              <w:ins w:id="642" w:author="APRENDIZ" w:date="2019-08-06T18:57:00Z"/>
              <w:sz w:val="24"/>
              <w:szCs w:val="24"/>
            </w:rPr>
          </w:pPr>
          <w:sdt>
            <w:sdtPr>
              <w:tag w:val="goog_rdk_639"/>
              <w:id w:val="1614782374"/>
            </w:sdtPr>
            <w:sdtEndPr/>
            <w:sdtContent>
              <w:ins w:id="643" w:author="APRENDIZ" w:date="2019-08-06T18:57:00Z">
                <w:r w:rsidR="00B14802">
                  <w:rPr>
                    <w:sz w:val="24"/>
                    <w:szCs w:val="24"/>
                  </w:rPr>
                  <w:t xml:space="preserve">Luego vamos a la carpeta que esta junto con el proyecto y copiamos el archivo llamado </w:t>
                </w:r>
                <w:proofErr w:type="spellStart"/>
                <w:r w:rsidR="00B14802">
                  <w:rPr>
                    <w:sz w:val="24"/>
                    <w:szCs w:val="24"/>
                  </w:rPr>
                  <w:t>ROOT.war</w:t>
                </w:r>
              </w:ins>
              <w:proofErr w:type="spellEnd"/>
            </w:sdtContent>
          </w:sdt>
        </w:p>
      </w:sdtContent>
    </w:sdt>
    <w:sdt>
      <w:sdtPr>
        <w:tag w:val="goog_rdk_642"/>
        <w:id w:val="-1098942285"/>
      </w:sdtPr>
      <w:sdtEndPr/>
      <w:sdtContent>
        <w:p w14:paraId="6F7D888B" w14:textId="77777777" w:rsidR="00C34E51" w:rsidRDefault="00686957">
          <w:pPr>
            <w:spacing w:after="160" w:line="259" w:lineRule="auto"/>
            <w:jc w:val="center"/>
            <w:rPr>
              <w:ins w:id="644" w:author="APRENDIZ" w:date="2019-08-06T18:57:00Z"/>
              <w:sz w:val="24"/>
              <w:szCs w:val="24"/>
            </w:rPr>
          </w:pPr>
          <w:sdt>
            <w:sdtPr>
              <w:tag w:val="goog_rdk_641"/>
              <w:id w:val="-1223212581"/>
            </w:sdtPr>
            <w:sdtEndPr/>
            <w:sdtContent>
              <w:ins w:id="645" w:author="APRENDIZ" w:date="2019-08-06T18:57:00Z">
                <w:r w:rsidR="00B14802">
                  <w:rPr>
                    <w:noProof/>
                    <w:sz w:val="24"/>
                    <w:szCs w:val="24"/>
                  </w:rPr>
                  <w:drawing>
                    <wp:inline distT="0" distB="0" distL="0" distR="0" wp14:anchorId="3FBEDCD5" wp14:editId="182ABA36">
                      <wp:extent cx="4384757" cy="1390640"/>
                      <wp:effectExtent l="0" t="0" r="0" b="0"/>
                      <wp:docPr id="1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4384757" cy="1390640"/>
                              </a:xfrm>
                              <a:prstGeom prst="rect">
                                <a:avLst/>
                              </a:prstGeom>
                              <a:ln/>
                            </pic:spPr>
                          </pic:pic>
                        </a:graphicData>
                      </a:graphic>
                    </wp:inline>
                  </w:drawing>
                </w:r>
              </w:ins>
            </w:sdtContent>
          </w:sdt>
        </w:p>
      </w:sdtContent>
    </w:sdt>
    <w:sdt>
      <w:sdtPr>
        <w:tag w:val="goog_rdk_644"/>
        <w:id w:val="2013711861"/>
      </w:sdtPr>
      <w:sdtEndPr/>
      <w:sdtContent>
        <w:p w14:paraId="3DEC203A" w14:textId="77777777" w:rsidR="00C34E51" w:rsidRDefault="00686957">
          <w:pPr>
            <w:numPr>
              <w:ilvl w:val="0"/>
              <w:numId w:val="1"/>
            </w:numPr>
            <w:spacing w:after="160" w:line="259" w:lineRule="auto"/>
            <w:rPr>
              <w:ins w:id="646" w:author="APRENDIZ" w:date="2019-08-06T18:57:00Z"/>
              <w:sz w:val="24"/>
              <w:szCs w:val="24"/>
            </w:rPr>
          </w:pPr>
          <w:sdt>
            <w:sdtPr>
              <w:tag w:val="goog_rdk_643"/>
              <w:id w:val="-702022866"/>
            </w:sdtPr>
            <w:sdtEndPr/>
            <w:sdtContent>
              <w:ins w:id="647" w:author="APRENDIZ" w:date="2019-08-06T18:57:00Z">
                <w:r w:rsidR="00B14802">
                  <w:rPr>
                    <w:sz w:val="24"/>
                    <w:szCs w:val="24"/>
                  </w:rPr>
                  <w:t xml:space="preserve">Y la pegamos </w:t>
                </w:r>
                <w:proofErr w:type="spellStart"/>
                <w:proofErr w:type="gramStart"/>
                <w:r w:rsidR="00B14802">
                  <w:rPr>
                    <w:sz w:val="24"/>
                    <w:szCs w:val="24"/>
                  </w:rPr>
                  <w:t>el la</w:t>
                </w:r>
                <w:proofErr w:type="spellEnd"/>
                <w:r w:rsidR="00B14802">
                  <w:rPr>
                    <w:sz w:val="24"/>
                    <w:szCs w:val="24"/>
                  </w:rPr>
                  <w:t xml:space="preserve"> carpeta</w:t>
                </w:r>
                <w:proofErr w:type="gramEnd"/>
                <w:r w:rsidR="00B14802">
                  <w:rPr>
                    <w:sz w:val="24"/>
                    <w:szCs w:val="24"/>
                  </w:rPr>
                  <w:t xml:space="preserve"> que se encuentra en apache llamada </w:t>
                </w:r>
                <w:proofErr w:type="spellStart"/>
                <w:r w:rsidR="00B14802">
                  <w:rPr>
                    <w:sz w:val="24"/>
                    <w:szCs w:val="24"/>
                  </w:rPr>
                  <w:t>webapps</w:t>
                </w:r>
              </w:ins>
              <w:proofErr w:type="spellEnd"/>
            </w:sdtContent>
          </w:sdt>
        </w:p>
      </w:sdtContent>
    </w:sdt>
    <w:sdt>
      <w:sdtPr>
        <w:tag w:val="goog_rdk_646"/>
        <w:id w:val="-1351478593"/>
      </w:sdtPr>
      <w:sdtEndPr/>
      <w:sdtContent>
        <w:p w14:paraId="269D21EB" w14:textId="77777777" w:rsidR="00C34E51" w:rsidRDefault="00686957">
          <w:pPr>
            <w:spacing w:after="160" w:line="259" w:lineRule="auto"/>
            <w:jc w:val="center"/>
            <w:rPr>
              <w:ins w:id="648" w:author="APRENDIZ" w:date="2019-08-06T18:57:00Z"/>
              <w:sz w:val="24"/>
              <w:szCs w:val="24"/>
            </w:rPr>
          </w:pPr>
          <w:sdt>
            <w:sdtPr>
              <w:tag w:val="goog_rdk_645"/>
              <w:id w:val="-1586749615"/>
            </w:sdtPr>
            <w:sdtEndPr/>
            <w:sdtContent>
              <w:ins w:id="649" w:author="APRENDIZ" w:date="2019-08-06T18:57:00Z">
                <w:r w:rsidR="00B14802">
                  <w:rPr>
                    <w:noProof/>
                    <w:sz w:val="24"/>
                    <w:szCs w:val="24"/>
                  </w:rPr>
                  <w:drawing>
                    <wp:inline distT="0" distB="0" distL="0" distR="0" wp14:anchorId="3A36737F" wp14:editId="55F9ACB9">
                      <wp:extent cx="4155948" cy="1414941"/>
                      <wp:effectExtent l="0" t="0" r="0" b="0"/>
                      <wp:docPr id="1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4155948" cy="1414941"/>
                              </a:xfrm>
                              <a:prstGeom prst="rect">
                                <a:avLst/>
                              </a:prstGeom>
                              <a:ln/>
                            </pic:spPr>
                          </pic:pic>
                        </a:graphicData>
                      </a:graphic>
                    </wp:inline>
                  </w:drawing>
                </w:r>
              </w:ins>
            </w:sdtContent>
          </w:sdt>
        </w:p>
      </w:sdtContent>
    </w:sdt>
    <w:sdt>
      <w:sdtPr>
        <w:tag w:val="goog_rdk_652"/>
        <w:id w:val="-277648993"/>
      </w:sdtPr>
      <w:sdtEndPr/>
      <w:sdtContent>
        <w:p w14:paraId="752B0DD5" w14:textId="77777777" w:rsidR="00C34E51" w:rsidRDefault="00686957">
          <w:pPr>
            <w:numPr>
              <w:ilvl w:val="0"/>
              <w:numId w:val="1"/>
            </w:numPr>
            <w:spacing w:after="160" w:line="259" w:lineRule="auto"/>
            <w:rPr>
              <w:ins w:id="650" w:author="APRENDIZ" w:date="2019-08-06T18:57:00Z"/>
              <w:sz w:val="24"/>
              <w:szCs w:val="24"/>
            </w:rPr>
          </w:pPr>
          <w:sdt>
            <w:sdtPr>
              <w:tag w:val="goog_rdk_648"/>
              <w:id w:val="2007783515"/>
            </w:sdtPr>
            <w:sdtEndPr/>
            <w:sdtContent>
              <w:ins w:id="651" w:author="APRENDIZ" w:date="2019-08-14T19:29:00Z">
                <w:r w:rsidR="00B14802">
                  <w:rPr>
                    <w:sz w:val="24"/>
                    <w:szCs w:val="24"/>
                  </w:rPr>
                  <w:t>Después</w:t>
                </w:r>
              </w:ins>
            </w:sdtContent>
          </w:sdt>
          <w:sdt>
            <w:sdtPr>
              <w:tag w:val="goog_rdk_649"/>
              <w:id w:val="-551382140"/>
            </w:sdtPr>
            <w:sdtEndPr/>
            <w:sdtContent>
              <w:ins w:id="652" w:author="APRENDIZ" w:date="2019-08-06T18:57:00Z">
                <w:r w:rsidR="00B14802">
                  <w:rPr>
                    <w:sz w:val="24"/>
                    <w:szCs w:val="24"/>
                  </w:rPr>
                  <w:t xml:space="preserve"> de copiar el documento ingresaremos al </w:t>
                </w:r>
              </w:ins>
            </w:sdtContent>
          </w:sdt>
          <w:sdt>
            <w:sdtPr>
              <w:tag w:val="goog_rdk_650"/>
              <w:id w:val="-1879925378"/>
            </w:sdtPr>
            <w:sdtEndPr/>
            <w:sdtContent>
              <w:ins w:id="653" w:author="APRENDIZ" w:date="2019-08-14T19:29:00Z">
                <w:r w:rsidR="00B14802">
                  <w:rPr>
                    <w:sz w:val="24"/>
                    <w:szCs w:val="24"/>
                  </w:rPr>
                  <w:t>símbolo</w:t>
                </w:r>
              </w:ins>
            </w:sdtContent>
          </w:sdt>
          <w:sdt>
            <w:sdtPr>
              <w:tag w:val="goog_rdk_651"/>
              <w:id w:val="948054123"/>
            </w:sdtPr>
            <w:sdtEndPr/>
            <w:sdtContent>
              <w:ins w:id="654" w:author="APRENDIZ" w:date="2019-08-06T18:57:00Z">
                <w:r w:rsidR="00B14802">
                  <w:rPr>
                    <w:sz w:val="24"/>
                    <w:szCs w:val="24"/>
                  </w:rPr>
                  <w:t xml:space="preserve"> del sistema y escribiremos catalina run y lo </w:t>
                </w:r>
                <w:proofErr w:type="gramStart"/>
                <w:r w:rsidR="00B14802">
                  <w:rPr>
                    <w:sz w:val="24"/>
                    <w:szCs w:val="24"/>
                  </w:rPr>
                  <w:t>ejecutamos ,dejamos</w:t>
                </w:r>
                <w:proofErr w:type="gramEnd"/>
                <w:r w:rsidR="00B14802">
                  <w:rPr>
                    <w:sz w:val="24"/>
                    <w:szCs w:val="24"/>
                  </w:rPr>
                  <w:t xml:space="preserve"> abierto</w:t>
                </w:r>
              </w:ins>
            </w:sdtContent>
          </w:sdt>
        </w:p>
      </w:sdtContent>
    </w:sdt>
    <w:sdt>
      <w:sdtPr>
        <w:tag w:val="goog_rdk_654"/>
        <w:id w:val="-1121607711"/>
      </w:sdtPr>
      <w:sdtEndPr/>
      <w:sdtContent>
        <w:p w14:paraId="0FBE9FF0" w14:textId="77777777" w:rsidR="00C34E51" w:rsidRDefault="00686957">
          <w:pPr>
            <w:spacing w:after="160" w:line="259" w:lineRule="auto"/>
            <w:rPr>
              <w:ins w:id="655" w:author="APRENDIZ" w:date="2019-08-06T18:57:00Z"/>
              <w:sz w:val="24"/>
              <w:szCs w:val="24"/>
            </w:rPr>
          </w:pPr>
          <w:sdt>
            <w:sdtPr>
              <w:tag w:val="goog_rdk_653"/>
              <w:id w:val="1307040550"/>
            </w:sdtPr>
            <w:sdtEndPr/>
            <w:sdtContent/>
          </w:sdt>
        </w:p>
      </w:sdtContent>
    </w:sdt>
    <w:sdt>
      <w:sdtPr>
        <w:tag w:val="goog_rdk_656"/>
        <w:id w:val="390475697"/>
      </w:sdtPr>
      <w:sdtEndPr/>
      <w:sdtContent>
        <w:p w14:paraId="1F0A81E5" w14:textId="77777777" w:rsidR="00C34E51" w:rsidRDefault="00686957">
          <w:pPr>
            <w:spacing w:after="160" w:line="259" w:lineRule="auto"/>
            <w:jc w:val="center"/>
            <w:rPr>
              <w:ins w:id="656" w:author="APRENDIZ" w:date="2019-08-06T18:57:00Z"/>
              <w:sz w:val="24"/>
              <w:szCs w:val="24"/>
            </w:rPr>
          </w:pPr>
          <w:sdt>
            <w:sdtPr>
              <w:tag w:val="goog_rdk_655"/>
              <w:id w:val="-552700684"/>
            </w:sdtPr>
            <w:sdtEndPr/>
            <w:sdtContent>
              <w:ins w:id="657" w:author="APRENDIZ" w:date="2019-08-06T18:57:00Z">
                <w:r w:rsidR="00B14802">
                  <w:rPr>
                    <w:noProof/>
                    <w:sz w:val="24"/>
                    <w:szCs w:val="24"/>
                  </w:rPr>
                  <w:drawing>
                    <wp:inline distT="0" distB="0" distL="0" distR="0" wp14:anchorId="66640A06" wp14:editId="26E179B3">
                      <wp:extent cx="3655919" cy="1899936"/>
                      <wp:effectExtent l="0" t="0" r="0" b="0"/>
                      <wp:docPr id="1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3655919" cy="1899936"/>
                              </a:xfrm>
                              <a:prstGeom prst="rect">
                                <a:avLst/>
                              </a:prstGeom>
                              <a:ln/>
                            </pic:spPr>
                          </pic:pic>
                        </a:graphicData>
                      </a:graphic>
                    </wp:inline>
                  </w:drawing>
                </w:r>
              </w:ins>
            </w:sdtContent>
          </w:sdt>
        </w:p>
      </w:sdtContent>
    </w:sdt>
    <w:sdt>
      <w:sdtPr>
        <w:tag w:val="goog_rdk_658"/>
        <w:id w:val="-2141411243"/>
      </w:sdtPr>
      <w:sdtEndPr/>
      <w:sdtContent>
        <w:p w14:paraId="71260182" w14:textId="77777777" w:rsidR="00C34E51" w:rsidRDefault="00686957">
          <w:pPr>
            <w:numPr>
              <w:ilvl w:val="0"/>
              <w:numId w:val="1"/>
            </w:numPr>
            <w:spacing w:after="160" w:line="259" w:lineRule="auto"/>
            <w:rPr>
              <w:ins w:id="658" w:author="APRENDIZ" w:date="2019-08-06T18:57:00Z"/>
              <w:sz w:val="24"/>
              <w:szCs w:val="24"/>
            </w:rPr>
          </w:pPr>
          <w:sdt>
            <w:sdtPr>
              <w:tag w:val="goog_rdk_657"/>
              <w:id w:val="-566183507"/>
            </w:sdtPr>
            <w:sdtEndPr/>
            <w:sdtContent>
              <w:ins w:id="659" w:author="APRENDIZ" w:date="2019-08-06T18:57:00Z">
                <w:r w:rsidR="00B14802">
                  <w:rPr>
                    <w:sz w:val="24"/>
                    <w:szCs w:val="24"/>
                  </w:rPr>
                  <w:t xml:space="preserve">Para finalizar nos dirigiremos al navegador y digitaremos localhost:8080 </w:t>
                </w:r>
              </w:ins>
            </w:sdtContent>
          </w:sdt>
        </w:p>
      </w:sdtContent>
    </w:sdt>
    <w:sdt>
      <w:sdtPr>
        <w:tag w:val="goog_rdk_660"/>
        <w:id w:val="2104988005"/>
      </w:sdtPr>
      <w:sdtEndPr/>
      <w:sdtContent>
        <w:p w14:paraId="5A14D7D4" w14:textId="77777777" w:rsidR="00C34E51" w:rsidRDefault="00686957">
          <w:pPr>
            <w:spacing w:after="160" w:line="259" w:lineRule="auto"/>
            <w:rPr>
              <w:ins w:id="660" w:author="APRENDIZ" w:date="2019-08-06T18:57:00Z"/>
              <w:sz w:val="24"/>
              <w:szCs w:val="24"/>
            </w:rPr>
          </w:pPr>
          <w:sdt>
            <w:sdtPr>
              <w:tag w:val="goog_rdk_659"/>
              <w:id w:val="538862010"/>
            </w:sdtPr>
            <w:sdtEndPr/>
            <w:sdtContent/>
          </w:sdt>
        </w:p>
      </w:sdtContent>
    </w:sdt>
    <w:sdt>
      <w:sdtPr>
        <w:tag w:val="goog_rdk_662"/>
        <w:id w:val="806367870"/>
      </w:sdtPr>
      <w:sdtEndPr/>
      <w:sdtContent>
        <w:p w14:paraId="6CA8C6BD" w14:textId="77777777" w:rsidR="00C34E51" w:rsidRDefault="00686957">
          <w:pPr>
            <w:spacing w:after="160" w:line="259" w:lineRule="auto"/>
            <w:jc w:val="center"/>
            <w:rPr>
              <w:ins w:id="661" w:author="APRENDIZ" w:date="2019-08-06T18:57:00Z"/>
              <w:sz w:val="24"/>
              <w:szCs w:val="24"/>
            </w:rPr>
          </w:pPr>
          <w:sdt>
            <w:sdtPr>
              <w:tag w:val="goog_rdk_661"/>
              <w:id w:val="508726011"/>
            </w:sdtPr>
            <w:sdtEndPr/>
            <w:sdtContent>
              <w:ins w:id="662" w:author="APRENDIZ" w:date="2019-08-06T18:57:00Z">
                <w:r w:rsidR="00B14802">
                  <w:rPr>
                    <w:noProof/>
                    <w:sz w:val="24"/>
                    <w:szCs w:val="24"/>
                  </w:rPr>
                  <w:drawing>
                    <wp:inline distT="0" distB="0" distL="0" distR="0" wp14:anchorId="3306829F" wp14:editId="1BCDE940">
                      <wp:extent cx="3838575" cy="1123950"/>
                      <wp:effectExtent l="0" t="0" r="0" b="0"/>
                      <wp:docPr id="1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3838575" cy="1123950"/>
                              </a:xfrm>
                              <a:prstGeom prst="rect">
                                <a:avLst/>
                              </a:prstGeom>
                              <a:ln/>
                            </pic:spPr>
                          </pic:pic>
                        </a:graphicData>
                      </a:graphic>
                    </wp:inline>
                  </w:drawing>
                </w:r>
              </w:ins>
            </w:sdtContent>
          </w:sdt>
        </w:p>
      </w:sdtContent>
    </w:sdt>
    <w:sdt>
      <w:sdtPr>
        <w:tag w:val="goog_rdk_664"/>
        <w:id w:val="2105142265"/>
      </w:sdtPr>
      <w:sdtEndPr/>
      <w:sdtContent>
        <w:p w14:paraId="21DD41FD" w14:textId="77777777" w:rsidR="00C34E51" w:rsidRDefault="00686957">
          <w:pPr>
            <w:spacing w:after="160" w:line="259" w:lineRule="auto"/>
            <w:rPr>
              <w:ins w:id="663" w:author="APRENDIZ" w:date="2019-08-06T18:57:00Z"/>
              <w:sz w:val="24"/>
              <w:szCs w:val="24"/>
            </w:rPr>
          </w:pPr>
          <w:sdt>
            <w:sdtPr>
              <w:tag w:val="goog_rdk_663"/>
              <w:id w:val="1387449097"/>
            </w:sdtPr>
            <w:sdtEndPr/>
            <w:sdtContent>
              <w:ins w:id="664" w:author="APRENDIZ" w:date="2019-08-06T18:57:00Z">
                <w:r w:rsidR="00B14802">
                  <w:rPr>
                    <w:sz w:val="24"/>
                    <w:szCs w:val="24"/>
                  </w:rPr>
                  <w:t xml:space="preserve">Y de esa manera podemos evidenciar la plataforma SOS Documental </w:t>
                </w:r>
              </w:ins>
            </w:sdtContent>
          </w:sdt>
        </w:p>
      </w:sdtContent>
    </w:sdt>
    <w:sdt>
      <w:sdtPr>
        <w:tag w:val="goog_rdk_666"/>
        <w:id w:val="-258062412"/>
      </w:sdtPr>
      <w:sdtEndPr/>
      <w:sdtContent>
        <w:sdt>
          <w:sdtPr>
            <w:tag w:val="goog_rdk_665"/>
            <w:id w:val="356624801"/>
          </w:sdtPr>
          <w:sdtEndPr/>
          <w:sdtContent>
            <w:p w14:paraId="40394E2B" w14:textId="77777777" w:rsidR="00BD3223" w:rsidRDefault="00B14802">
              <w:pPr>
                <w:spacing w:after="160" w:line="259" w:lineRule="auto"/>
                <w:jc w:val="center"/>
                <w:rPr>
                  <w:ins w:id="665" w:author="APRENDIZ" w:date="2019-09-16T20:14:00Z"/>
                </w:rPr>
              </w:pPr>
              <w:ins w:id="666" w:author="APRENDIZ" w:date="2019-08-06T18:57:00Z">
                <w:r>
                  <w:rPr>
                    <w:noProof/>
                    <w:sz w:val="24"/>
                    <w:szCs w:val="24"/>
                  </w:rPr>
                  <w:drawing>
                    <wp:inline distT="0" distB="0" distL="0" distR="0" wp14:anchorId="74F2C280" wp14:editId="201CA508">
                      <wp:extent cx="3696482" cy="2009685"/>
                      <wp:effectExtent l="0" t="0" r="0" b="0"/>
                      <wp:docPr id="1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3696482" cy="2009685"/>
                              </a:xfrm>
                              <a:prstGeom prst="rect">
                                <a:avLst/>
                              </a:prstGeom>
                              <a:ln/>
                            </pic:spPr>
                          </pic:pic>
                        </a:graphicData>
                      </a:graphic>
                    </wp:inline>
                  </w:drawing>
                </w:r>
              </w:ins>
            </w:p>
            <w:p w14:paraId="7178977E" w14:textId="77777777" w:rsidR="00BD3223" w:rsidRDefault="00BD3223">
              <w:pPr>
                <w:spacing w:after="160" w:line="259" w:lineRule="auto"/>
                <w:jc w:val="center"/>
                <w:rPr>
                  <w:ins w:id="667" w:author="APRENDIZ" w:date="2019-09-16T20:14:00Z"/>
                </w:rPr>
              </w:pPr>
            </w:p>
            <w:p w14:paraId="3A58AEBD" w14:textId="77777777" w:rsidR="00BD3223" w:rsidRDefault="00BD3223">
              <w:pPr>
                <w:spacing w:after="160" w:line="259" w:lineRule="auto"/>
                <w:jc w:val="center"/>
                <w:rPr>
                  <w:ins w:id="668" w:author="APRENDIZ" w:date="2019-09-16T20:14:00Z"/>
                </w:rPr>
              </w:pPr>
            </w:p>
            <w:p w14:paraId="77346D23" w14:textId="77777777" w:rsidR="00BD3223" w:rsidRDefault="00BD3223" w:rsidP="00BD3223">
              <w:pPr>
                <w:spacing w:after="160" w:line="259" w:lineRule="auto"/>
                <w:rPr>
                  <w:ins w:id="669" w:author="APRENDIZ" w:date="2019-09-16T20:15:00Z"/>
                </w:rPr>
              </w:pPr>
              <w:ins w:id="670" w:author="APRENDIZ" w:date="2019-09-16T20:14:00Z">
                <w:r>
                  <w:t xml:space="preserve">Las credenciales por defecto </w:t>
                </w:r>
              </w:ins>
              <w:ins w:id="671" w:author="APRENDIZ" w:date="2019-09-16T20:15:00Z">
                <w:r>
                  <w:t>son:</w:t>
                </w:r>
              </w:ins>
            </w:p>
            <w:p w14:paraId="314BC7CF" w14:textId="77777777" w:rsidR="00BD3223" w:rsidRDefault="00BD3223" w:rsidP="00BD3223">
              <w:pPr>
                <w:spacing w:after="160" w:line="259" w:lineRule="auto"/>
                <w:rPr>
                  <w:ins w:id="672" w:author="APRENDIZ" w:date="2019-09-16T20:15:00Z"/>
                </w:rPr>
              </w:pPr>
              <w:ins w:id="673" w:author="APRENDIZ" w:date="2019-09-16T20:15:00Z">
                <w:r>
                  <w:t xml:space="preserve">  Usuario:123456789</w:t>
                </w:r>
              </w:ins>
            </w:p>
            <w:p w14:paraId="433D1FD9" w14:textId="77777777" w:rsidR="00C34E51" w:rsidRPr="00BD3223" w:rsidRDefault="00BD3223">
              <w:pPr>
                <w:spacing w:after="160" w:line="259" w:lineRule="auto"/>
                <w:rPr>
                  <w:ins w:id="674" w:author="APRENDIZ" w:date="2019-08-06T18:57:00Z"/>
                  <w:rPrChange w:id="675" w:author="APRENDIZ" w:date="2019-09-16T20:15:00Z">
                    <w:rPr>
                      <w:ins w:id="676" w:author="APRENDIZ" w:date="2019-08-06T18:57:00Z"/>
                      <w:sz w:val="24"/>
                      <w:szCs w:val="24"/>
                    </w:rPr>
                  </w:rPrChange>
                </w:rPr>
                <w:pPrChange w:id="677" w:author="APRENDIZ" w:date="2019-09-16T20:14:00Z">
                  <w:pPr>
                    <w:spacing w:after="160" w:line="259" w:lineRule="auto"/>
                    <w:jc w:val="center"/>
                  </w:pPr>
                </w:pPrChange>
              </w:pPr>
              <w:ins w:id="678" w:author="APRENDIZ" w:date="2019-09-16T20:15:00Z">
                <w:r>
                  <w:t xml:space="preserve">  Contraseña:</w:t>
                </w:r>
                <w:r w:rsidRPr="00BD3223">
                  <w:t xml:space="preserve"> AbCd12345</w:t>
                </w:r>
              </w:ins>
            </w:p>
          </w:sdtContent>
        </w:sdt>
      </w:sdtContent>
    </w:sdt>
    <w:sdt>
      <w:sdtPr>
        <w:tag w:val="goog_rdk_668"/>
        <w:id w:val="1619327769"/>
      </w:sdtPr>
      <w:sdtEndPr/>
      <w:sdtContent>
        <w:p w14:paraId="1AFBA4E5" w14:textId="77777777" w:rsidR="00C34E51" w:rsidRDefault="00686957">
          <w:pPr>
            <w:spacing w:after="160" w:line="259" w:lineRule="auto"/>
            <w:rPr>
              <w:ins w:id="679" w:author="APRENDIZ" w:date="2019-08-06T18:57:00Z"/>
              <w:sz w:val="24"/>
              <w:szCs w:val="24"/>
            </w:rPr>
          </w:pPr>
          <w:sdt>
            <w:sdtPr>
              <w:tag w:val="goog_rdk_667"/>
              <w:id w:val="705993030"/>
            </w:sdtPr>
            <w:sdtEndPr/>
            <w:sdtContent/>
          </w:sdt>
        </w:p>
      </w:sdtContent>
    </w:sdt>
    <w:sdt>
      <w:sdtPr>
        <w:tag w:val="goog_rdk_670"/>
        <w:id w:val="503239821"/>
      </w:sdtPr>
      <w:sdtEndPr/>
      <w:sdtContent>
        <w:p w14:paraId="42F1AF98" w14:textId="77777777" w:rsidR="00C34E51" w:rsidRDefault="00686957">
          <w:pPr>
            <w:spacing w:after="160" w:line="259" w:lineRule="auto"/>
            <w:rPr>
              <w:ins w:id="680" w:author="APRENDIZ" w:date="2019-08-06T18:57:00Z"/>
              <w:sz w:val="24"/>
              <w:szCs w:val="24"/>
            </w:rPr>
          </w:pPr>
          <w:sdt>
            <w:sdtPr>
              <w:tag w:val="goog_rdk_669"/>
              <w:id w:val="1770428733"/>
            </w:sdtPr>
            <w:sdtEndPr/>
            <w:sdtContent/>
          </w:sdt>
        </w:p>
      </w:sdtContent>
    </w:sdt>
    <w:sdt>
      <w:sdtPr>
        <w:tag w:val="goog_rdk_672"/>
        <w:id w:val="600606884"/>
      </w:sdtPr>
      <w:sdtEndPr/>
      <w:sdtContent>
        <w:p w14:paraId="4CEA4238" w14:textId="77777777" w:rsidR="00C34E51" w:rsidRDefault="00686957">
          <w:pPr>
            <w:jc w:val="both"/>
            <w:rPr>
              <w:ins w:id="681" w:author="APRENDIZ" w:date="2019-08-06T18:57:00Z"/>
              <w:sz w:val="24"/>
              <w:szCs w:val="24"/>
            </w:rPr>
          </w:pPr>
          <w:sdt>
            <w:sdtPr>
              <w:tag w:val="goog_rdk_671"/>
              <w:id w:val="-2015753687"/>
            </w:sdtPr>
            <w:sdtEndPr/>
            <w:sdtContent/>
          </w:sdt>
        </w:p>
      </w:sdtContent>
    </w:sdt>
    <w:sdt>
      <w:sdtPr>
        <w:tag w:val="goog_rdk_674"/>
        <w:id w:val="2012400583"/>
      </w:sdtPr>
      <w:sdtEndPr/>
      <w:sdtContent>
        <w:p w14:paraId="51FB3CAD" w14:textId="77777777" w:rsidR="00C34E51" w:rsidRDefault="00686957">
          <w:pPr>
            <w:jc w:val="both"/>
            <w:rPr>
              <w:ins w:id="682" w:author="APRENDIZ" w:date="2019-08-06T18:57:00Z"/>
              <w:sz w:val="24"/>
              <w:szCs w:val="24"/>
            </w:rPr>
          </w:pPr>
          <w:sdt>
            <w:sdtPr>
              <w:tag w:val="goog_rdk_673"/>
              <w:id w:val="1309676617"/>
            </w:sdtPr>
            <w:sdtEndPr/>
            <w:sdtContent/>
          </w:sdt>
        </w:p>
      </w:sdtContent>
    </w:sdt>
    <w:sdt>
      <w:sdtPr>
        <w:tag w:val="goog_rdk_676"/>
        <w:id w:val="-1605649270"/>
      </w:sdtPr>
      <w:sdtEndPr/>
      <w:sdtContent>
        <w:p w14:paraId="2E53ACFD" w14:textId="77777777" w:rsidR="00C34E51" w:rsidRDefault="00686957">
          <w:pPr>
            <w:jc w:val="both"/>
            <w:rPr>
              <w:ins w:id="683" w:author="APRENDIZ" w:date="2019-08-06T18:57:00Z"/>
              <w:sz w:val="24"/>
              <w:szCs w:val="24"/>
            </w:rPr>
          </w:pPr>
          <w:sdt>
            <w:sdtPr>
              <w:tag w:val="goog_rdk_675"/>
              <w:id w:val="-253667639"/>
            </w:sdtPr>
            <w:sdtEndPr/>
            <w:sdtContent/>
          </w:sdt>
        </w:p>
      </w:sdtContent>
    </w:sdt>
    <w:sdt>
      <w:sdtPr>
        <w:tag w:val="goog_rdk_678"/>
        <w:id w:val="-1366446107"/>
      </w:sdtPr>
      <w:sdtEndPr/>
      <w:sdtContent>
        <w:p w14:paraId="5B202E37" w14:textId="77777777" w:rsidR="00C34E51" w:rsidRDefault="00686957">
          <w:pPr>
            <w:jc w:val="both"/>
            <w:rPr>
              <w:ins w:id="684" w:author="APRENDIZ" w:date="2019-08-06T18:57:00Z"/>
              <w:sz w:val="24"/>
              <w:szCs w:val="24"/>
            </w:rPr>
          </w:pPr>
          <w:sdt>
            <w:sdtPr>
              <w:tag w:val="goog_rdk_677"/>
              <w:id w:val="1656332209"/>
            </w:sdtPr>
            <w:sdtEndPr/>
            <w:sdtContent/>
          </w:sdt>
        </w:p>
      </w:sdtContent>
    </w:sdt>
    <w:sdt>
      <w:sdtPr>
        <w:tag w:val="goog_rdk_680"/>
        <w:id w:val="2087419944"/>
      </w:sdtPr>
      <w:sdtEndPr/>
      <w:sdtContent>
        <w:p w14:paraId="7C99D8AE" w14:textId="77777777" w:rsidR="00C34E51" w:rsidRDefault="00686957">
          <w:pPr>
            <w:jc w:val="both"/>
            <w:rPr>
              <w:ins w:id="685" w:author="APRENDIZ" w:date="2019-08-06T18:57:00Z"/>
              <w:sz w:val="24"/>
              <w:szCs w:val="24"/>
            </w:rPr>
          </w:pPr>
          <w:sdt>
            <w:sdtPr>
              <w:tag w:val="goog_rdk_679"/>
              <w:id w:val="1024753421"/>
            </w:sdtPr>
            <w:sdtEndPr/>
            <w:sdtContent/>
          </w:sdt>
        </w:p>
      </w:sdtContent>
    </w:sdt>
    <w:sdt>
      <w:sdtPr>
        <w:tag w:val="goog_rdk_682"/>
        <w:id w:val="-1722125671"/>
      </w:sdtPr>
      <w:sdtEndPr/>
      <w:sdtContent>
        <w:p w14:paraId="351A9036" w14:textId="77777777" w:rsidR="00C34E51" w:rsidRDefault="00686957">
          <w:pPr>
            <w:jc w:val="both"/>
            <w:rPr>
              <w:ins w:id="686" w:author="APRENDIZ" w:date="2019-08-06T18:57:00Z"/>
              <w:sz w:val="24"/>
              <w:szCs w:val="24"/>
            </w:rPr>
          </w:pPr>
          <w:sdt>
            <w:sdtPr>
              <w:tag w:val="goog_rdk_681"/>
              <w:id w:val="-330601826"/>
            </w:sdtPr>
            <w:sdtEndPr/>
            <w:sdtContent/>
          </w:sdt>
        </w:p>
      </w:sdtContent>
    </w:sdt>
    <w:sdt>
      <w:sdtPr>
        <w:tag w:val="goog_rdk_684"/>
        <w:id w:val="1352224009"/>
      </w:sdtPr>
      <w:sdtEndPr/>
      <w:sdtContent>
        <w:p w14:paraId="571B2AFA" w14:textId="77777777" w:rsidR="00C34E51" w:rsidRDefault="00686957">
          <w:pPr>
            <w:jc w:val="both"/>
            <w:rPr>
              <w:ins w:id="687" w:author="APRENDIZ" w:date="2019-08-06T18:57:00Z"/>
              <w:sz w:val="24"/>
              <w:szCs w:val="24"/>
            </w:rPr>
          </w:pPr>
          <w:sdt>
            <w:sdtPr>
              <w:tag w:val="goog_rdk_683"/>
              <w:id w:val="-992403614"/>
            </w:sdtPr>
            <w:sdtEndPr/>
            <w:sdtContent/>
          </w:sdt>
        </w:p>
      </w:sdtContent>
    </w:sdt>
    <w:sdt>
      <w:sdtPr>
        <w:tag w:val="goog_rdk_686"/>
        <w:id w:val="-110284322"/>
      </w:sdtPr>
      <w:sdtEndPr/>
      <w:sdtContent>
        <w:p w14:paraId="484C9DF9" w14:textId="77777777" w:rsidR="00C34E51" w:rsidRDefault="00686957">
          <w:pPr>
            <w:jc w:val="both"/>
            <w:rPr>
              <w:ins w:id="688" w:author="APRENDIZ" w:date="2019-08-06T18:57:00Z"/>
              <w:sz w:val="24"/>
              <w:szCs w:val="24"/>
            </w:rPr>
          </w:pPr>
          <w:sdt>
            <w:sdtPr>
              <w:tag w:val="goog_rdk_685"/>
              <w:id w:val="-1688515804"/>
            </w:sdtPr>
            <w:sdtEndPr/>
            <w:sdtContent/>
          </w:sdt>
        </w:p>
      </w:sdtContent>
    </w:sdt>
    <w:sdt>
      <w:sdtPr>
        <w:tag w:val="goog_rdk_688"/>
        <w:id w:val="1318610899"/>
      </w:sdtPr>
      <w:sdtEndPr/>
      <w:sdtContent>
        <w:p w14:paraId="3E553B8A" w14:textId="77777777" w:rsidR="00C34E51" w:rsidRPr="00C34E51" w:rsidRDefault="00686957">
          <w:pPr>
            <w:pBdr>
              <w:top w:val="nil"/>
              <w:left w:val="nil"/>
              <w:bottom w:val="nil"/>
              <w:right w:val="nil"/>
              <w:between w:val="nil"/>
            </w:pBdr>
            <w:jc w:val="both"/>
            <w:rPr>
              <w:sz w:val="24"/>
              <w:szCs w:val="24"/>
              <w:rPrChange w:id="689" w:author="APRENDIZ" w:date="2019-08-06T18:52:00Z">
                <w:rPr>
                  <w:color w:val="000000"/>
                  <w:sz w:val="28"/>
                  <w:szCs w:val="28"/>
                </w:rPr>
              </w:rPrChange>
            </w:rPr>
            <w:pPrChange w:id="690" w:author="APRENDIZ" w:date="2019-08-06T18:52:00Z">
              <w:pPr>
                <w:pBdr>
                  <w:top w:val="nil"/>
                  <w:left w:val="nil"/>
                  <w:bottom w:val="nil"/>
                  <w:right w:val="nil"/>
                  <w:between w:val="nil"/>
                </w:pBdr>
                <w:ind w:left="720" w:hanging="720"/>
              </w:pPr>
            </w:pPrChange>
          </w:pPr>
          <w:sdt>
            <w:sdtPr>
              <w:tag w:val="goog_rdk_687"/>
              <w:id w:val="1703827022"/>
            </w:sdtPr>
            <w:sdtEndPr/>
            <w:sdtContent/>
          </w:sdt>
        </w:p>
      </w:sdtContent>
    </w:sdt>
    <w:sdt>
      <w:sdtPr>
        <w:tag w:val="goog_rdk_690"/>
        <w:id w:val="1307445190"/>
      </w:sdtPr>
      <w:sdtEndPr/>
      <w:sdtContent>
        <w:p w14:paraId="66D9EE0E" w14:textId="77777777" w:rsidR="00C34E51" w:rsidRPr="00C34E51" w:rsidRDefault="00686957">
          <w:pPr>
            <w:pBdr>
              <w:top w:val="nil"/>
              <w:left w:val="nil"/>
              <w:bottom w:val="nil"/>
              <w:right w:val="nil"/>
              <w:between w:val="nil"/>
            </w:pBdr>
            <w:ind w:left="720" w:hanging="720"/>
            <w:jc w:val="both"/>
            <w:rPr>
              <w:sz w:val="24"/>
              <w:szCs w:val="24"/>
              <w:rPrChange w:id="691" w:author="APRENDIZ" w:date="2019-08-06T18:43:00Z">
                <w:rPr>
                  <w:color w:val="000000"/>
                  <w:sz w:val="28"/>
                  <w:szCs w:val="28"/>
                </w:rPr>
              </w:rPrChange>
            </w:rPr>
            <w:pPrChange w:id="692" w:author="APRENDIZ" w:date="2019-08-06T18:43:00Z">
              <w:pPr>
                <w:pBdr>
                  <w:top w:val="nil"/>
                  <w:left w:val="nil"/>
                  <w:bottom w:val="nil"/>
                  <w:right w:val="nil"/>
                  <w:between w:val="nil"/>
                </w:pBdr>
                <w:ind w:left="720" w:hanging="720"/>
              </w:pPr>
            </w:pPrChange>
          </w:pPr>
          <w:sdt>
            <w:sdtPr>
              <w:tag w:val="goog_rdk_689"/>
              <w:id w:val="1624192935"/>
            </w:sdtPr>
            <w:sdtEndPr/>
            <w:sdtContent/>
          </w:sdt>
        </w:p>
      </w:sdtContent>
    </w:sdt>
    <w:sdt>
      <w:sdtPr>
        <w:tag w:val="goog_rdk_694"/>
        <w:id w:val="-11079149"/>
      </w:sdtPr>
      <w:sdtEndPr/>
      <w:sdtContent>
        <w:p w14:paraId="518E6F85" w14:textId="77777777" w:rsidR="00C34E51" w:rsidRPr="00C34E51" w:rsidRDefault="00686957">
          <w:pPr>
            <w:pBdr>
              <w:top w:val="nil"/>
              <w:left w:val="nil"/>
              <w:bottom w:val="nil"/>
              <w:right w:val="nil"/>
              <w:between w:val="nil"/>
            </w:pBdr>
            <w:jc w:val="both"/>
            <w:rPr>
              <w:del w:id="693" w:author="JUAN CAMILO rairan" w:date="2019-08-12T20:38:00Z"/>
              <w:rPrChange w:id="694" w:author="APRENDIZ" w:date="2019-08-06T18:52:00Z">
                <w:rPr>
                  <w:del w:id="695" w:author="JUAN CAMILO rairan" w:date="2019-08-12T20:38:00Z"/>
                  <w:b/>
                  <w:color w:val="000000"/>
                  <w:sz w:val="24"/>
                  <w:szCs w:val="24"/>
                </w:rPr>
              </w:rPrChange>
            </w:rPr>
            <w:pPrChange w:id="696" w:author="APRENDIZ" w:date="2019-08-06T18:52:00Z">
              <w:pPr>
                <w:pBdr>
                  <w:top w:val="nil"/>
                  <w:left w:val="nil"/>
                  <w:bottom w:val="nil"/>
                  <w:right w:val="nil"/>
                  <w:between w:val="nil"/>
                </w:pBdr>
                <w:ind w:left="720" w:hanging="720"/>
              </w:pPr>
            </w:pPrChange>
          </w:pPr>
          <w:sdt>
            <w:sdtPr>
              <w:tag w:val="goog_rdk_692"/>
              <w:id w:val="-362826450"/>
            </w:sdtPr>
            <w:sdtEndPr/>
            <w:sdtContent>
              <w:del w:id="697" w:author="JUAN CAMILO rairan" w:date="2019-08-12T20:38:00Z">
                <w:r w:rsidR="00B14802">
                  <w:rPr>
                    <w:b/>
                    <w:color w:val="000000"/>
                    <w:sz w:val="24"/>
                    <w:szCs w:val="24"/>
                  </w:rPr>
                  <w:delText>Preparación para sistema operativo Ubuntu 18.04.2</w:delText>
                </w:r>
              </w:del>
              <w:sdt>
                <w:sdtPr>
                  <w:tag w:val="goog_rdk_693"/>
                  <w:id w:val="1877658827"/>
                </w:sdtPr>
                <w:sdtEndPr/>
                <w:sdtContent/>
              </w:sdt>
            </w:sdtContent>
          </w:sdt>
        </w:p>
      </w:sdtContent>
    </w:sdt>
    <w:sdt>
      <w:sdtPr>
        <w:tag w:val="goog_rdk_697"/>
        <w:id w:val="301434672"/>
      </w:sdtPr>
      <w:sdtEndPr/>
      <w:sdtContent>
        <w:p w14:paraId="60591263" w14:textId="77777777" w:rsidR="00C34E51" w:rsidRPr="00C34E51" w:rsidRDefault="00686957">
          <w:pPr>
            <w:pBdr>
              <w:top w:val="nil"/>
              <w:left w:val="nil"/>
              <w:bottom w:val="nil"/>
              <w:right w:val="nil"/>
              <w:between w:val="nil"/>
            </w:pBdr>
            <w:jc w:val="both"/>
            <w:rPr>
              <w:del w:id="698" w:author="JUAN CAMILO rairan" w:date="2019-08-12T20:38:00Z"/>
              <w:rPrChange w:id="699" w:author="APRENDIZ" w:date="2019-08-06T18:52:00Z">
                <w:rPr>
                  <w:del w:id="700" w:author="JUAN CAMILO rairan" w:date="2019-08-12T20:38:00Z"/>
                  <w:b/>
                  <w:color w:val="000000"/>
                  <w:sz w:val="24"/>
                  <w:szCs w:val="24"/>
                </w:rPr>
              </w:rPrChange>
            </w:rPr>
            <w:pPrChange w:id="701" w:author="APRENDIZ" w:date="2019-08-06T18:52:00Z">
              <w:pPr>
                <w:pBdr>
                  <w:top w:val="nil"/>
                  <w:left w:val="nil"/>
                  <w:bottom w:val="nil"/>
                  <w:right w:val="nil"/>
                  <w:between w:val="nil"/>
                </w:pBdr>
                <w:ind w:left="720" w:hanging="720"/>
              </w:pPr>
            </w:pPrChange>
          </w:pPr>
          <w:sdt>
            <w:sdtPr>
              <w:tag w:val="goog_rdk_695"/>
              <w:id w:val="-205877619"/>
            </w:sdtPr>
            <w:sdtEndPr/>
            <w:sdtContent>
              <w:del w:id="702" w:author="JUAN CAMILO rairan" w:date="2019-08-12T20:38:00Z">
                <w:r w:rsidR="00B14802">
                  <w:rPr>
                    <w:b/>
                    <w:color w:val="000000"/>
                    <w:sz w:val="24"/>
                    <w:szCs w:val="24"/>
                  </w:rPr>
                  <w:br/>
                  <w:delText xml:space="preserve">instalación MysqlWorkbeanch </w:delText>
                </w:r>
              </w:del>
              <w:sdt>
                <w:sdtPr>
                  <w:tag w:val="goog_rdk_696"/>
                  <w:id w:val="916750377"/>
                </w:sdtPr>
                <w:sdtEndPr/>
                <w:sdtContent/>
              </w:sdt>
            </w:sdtContent>
          </w:sdt>
        </w:p>
      </w:sdtContent>
    </w:sdt>
    <w:sdt>
      <w:sdtPr>
        <w:tag w:val="goog_rdk_700"/>
        <w:id w:val="621575562"/>
      </w:sdtPr>
      <w:sdtEndPr/>
      <w:sdtContent>
        <w:p w14:paraId="54234E55" w14:textId="77777777" w:rsidR="00C34E51" w:rsidRPr="00C34E51" w:rsidRDefault="00686957">
          <w:pPr>
            <w:pBdr>
              <w:top w:val="nil"/>
              <w:left w:val="nil"/>
              <w:bottom w:val="nil"/>
              <w:right w:val="nil"/>
              <w:between w:val="nil"/>
            </w:pBdr>
            <w:ind w:left="720" w:hanging="720"/>
            <w:jc w:val="both"/>
            <w:rPr>
              <w:del w:id="703" w:author="JUAN CAMILO rairan" w:date="2019-08-12T20:38:00Z"/>
              <w:sz w:val="24"/>
              <w:szCs w:val="24"/>
              <w:rPrChange w:id="704" w:author="APRENDIZ" w:date="2019-08-06T18:43:00Z">
                <w:rPr>
                  <w:del w:id="705" w:author="JUAN CAMILO rairan" w:date="2019-08-12T20:38:00Z"/>
                  <w:b/>
                  <w:color w:val="000000"/>
                  <w:sz w:val="28"/>
                  <w:szCs w:val="28"/>
                </w:rPr>
              </w:rPrChange>
            </w:rPr>
            <w:pPrChange w:id="706" w:author="APRENDIZ" w:date="2019-08-06T18:43:00Z">
              <w:pPr>
                <w:pBdr>
                  <w:top w:val="nil"/>
                  <w:left w:val="nil"/>
                  <w:bottom w:val="nil"/>
                  <w:right w:val="nil"/>
                  <w:between w:val="nil"/>
                </w:pBdr>
                <w:ind w:left="720" w:hanging="720"/>
              </w:pPr>
            </w:pPrChange>
          </w:pPr>
          <w:sdt>
            <w:sdtPr>
              <w:tag w:val="goog_rdk_698"/>
              <w:id w:val="-511871"/>
            </w:sdtPr>
            <w:sdtEndPr/>
            <w:sdtContent>
              <w:sdt>
                <w:sdtPr>
                  <w:tag w:val="goog_rdk_699"/>
                  <w:id w:val="-1450544452"/>
                </w:sdtPr>
                <w:sdtEndPr/>
                <w:sdtContent/>
              </w:sdt>
            </w:sdtContent>
          </w:sdt>
        </w:p>
      </w:sdtContent>
    </w:sdt>
    <w:sdt>
      <w:sdtPr>
        <w:tag w:val="goog_rdk_708"/>
        <w:id w:val="-908232706"/>
      </w:sdtPr>
      <w:sdtEndPr/>
      <w:sdtContent>
        <w:p w14:paraId="69810212" w14:textId="77777777" w:rsidR="00C34E51" w:rsidRPr="00C34E51" w:rsidRDefault="00686957">
          <w:pPr>
            <w:numPr>
              <w:ilvl w:val="0"/>
              <w:numId w:val="4"/>
            </w:numPr>
            <w:spacing w:line="240" w:lineRule="auto"/>
            <w:jc w:val="both"/>
            <w:rPr>
              <w:del w:id="707" w:author="JUAN CAMILO rairan" w:date="2019-08-12T20:38:00Z"/>
              <w:rPrChange w:id="708" w:author="APRENDIZ" w:date="2019-08-06T18:43:00Z">
                <w:rPr>
                  <w:del w:id="709" w:author="JUAN CAMILO rairan" w:date="2019-08-12T20:38:00Z"/>
                  <w:rFonts w:ascii="Courier New" w:eastAsia="Courier New" w:hAnsi="Courier New" w:cs="Courier New"/>
                </w:rPr>
              </w:rPrChange>
            </w:rPr>
            <w:pPrChange w:id="710" w:author="APRENDIZ" w:date="2019-08-06T18:43:00Z">
              <w:pPr>
                <w:numPr>
                  <w:numId w:val="4"/>
                </w:numPr>
                <w:spacing w:line="240" w:lineRule="auto"/>
                <w:ind w:left="643" w:hanging="360"/>
              </w:pPr>
            </w:pPrChange>
          </w:pPr>
          <w:sdt>
            <w:sdtPr>
              <w:tag w:val="goog_rdk_701"/>
              <w:id w:val="1697814597"/>
            </w:sdtPr>
            <w:sdtEndPr/>
            <w:sdtContent>
              <w:del w:id="711" w:author="JUAN CAMILO rairan" w:date="2019-08-12T20:38:00Z">
                <w:r w:rsidR="00B14802">
                  <w:rPr>
                    <w:sz w:val="24"/>
                    <w:szCs w:val="24"/>
                  </w:rPr>
                  <w:delText>Debemos añadir el repositorio APT de MySQL en Ubuntu pa</w:delText>
                </w:r>
              </w:del>
            </w:sdtContent>
          </w:sdt>
          <w:sdt>
            <w:sdtPr>
              <w:tag w:val="goog_rdk_702"/>
              <w:id w:val="1039864610"/>
            </w:sdtPr>
            <w:sdtEndPr/>
            <w:sdtContent>
              <w:customXmlInsRangeStart w:id="712" w:author="APRENDIZ" w:date="2019-08-06T18:52:00Z"/>
              <w:sdt>
                <w:sdtPr>
                  <w:tag w:val="goog_rdk_703"/>
                  <w:id w:val="-230463280"/>
                </w:sdtPr>
                <w:sdtEndPr/>
                <w:sdtContent>
                  <w:customXmlInsRangeEnd w:id="712"/>
                  <w:ins w:id="713" w:author="APRENDIZ" w:date="2019-08-06T18:52:00Z">
                    <w:del w:id="714" w:author="JUAN CAMILO rairan" w:date="2019-08-12T20:38:00Z">
                      <w:r w:rsidR="00B14802">
                        <w:rPr>
                          <w:sz w:val="24"/>
                          <w:szCs w:val="24"/>
                        </w:rPr>
                        <w:delText>ra</w:delText>
                      </w:r>
                    </w:del>
                  </w:ins>
                  <w:customXmlInsRangeStart w:id="715" w:author="APRENDIZ" w:date="2019-08-06T18:52:00Z"/>
                </w:sdtContent>
              </w:sdt>
              <w:customXmlInsRangeEnd w:id="715"/>
            </w:sdtContent>
          </w:sdt>
          <w:sdt>
            <w:sdtPr>
              <w:tag w:val="goog_rdk_704"/>
              <w:id w:val="1087420766"/>
            </w:sdtPr>
            <w:sdtEndPr/>
            <w:sdtContent>
              <w:del w:id="716" w:author="JUAN CAMILO rairan" w:date="2019-08-12T20:38:00Z">
                <w:r w:rsidR="00B14802">
                  <w:rPr>
                    <w:sz w:val="24"/>
                    <w:szCs w:val="24"/>
                  </w:rPr>
                  <w:delText xml:space="preserve"> ello utilizaremos el siguiente código </w:delText>
                </w:r>
              </w:del>
            </w:sdtContent>
          </w:sdt>
          <w:sdt>
            <w:sdtPr>
              <w:tag w:val="goog_rdk_705"/>
              <w:id w:val="-1183818164"/>
            </w:sdtPr>
            <w:sdtEndPr/>
            <w:sdtContent>
              <w:del w:id="717" w:author="JUAN CAMILO rairan" w:date="2019-08-12T20:38:00Z">
                <w:r w:rsidR="00B14802">
                  <w:rPr>
                    <w:color w:val="000000"/>
                    <w:sz w:val="24"/>
                    <w:szCs w:val="24"/>
                  </w:rPr>
                  <w:delText xml:space="preserve">wget </w:delText>
                </w:r>
                <w:r w:rsidR="00B14802">
                  <w:rPr>
                    <w:color w:val="666600"/>
                    <w:sz w:val="24"/>
                    <w:szCs w:val="24"/>
                  </w:rPr>
                  <w:delText>-</w:delText>
                </w:r>
                <w:r w:rsidR="00B14802">
                  <w:rPr>
                    <w:color w:val="000000"/>
                    <w:sz w:val="24"/>
                    <w:szCs w:val="24"/>
                  </w:rPr>
                  <w:delText>c https</w:delText>
                </w:r>
                <w:r w:rsidR="00B14802">
                  <w:rPr>
                    <w:color w:val="666600"/>
                    <w:sz w:val="24"/>
                    <w:szCs w:val="24"/>
                  </w:rPr>
                  <w:delText>:</w:delText>
                </w:r>
                <w:r w:rsidR="00B14802">
                  <w:rPr>
                    <w:color w:val="880000"/>
                    <w:sz w:val="24"/>
                    <w:szCs w:val="24"/>
                  </w:rPr>
                  <w:delText>//dev.mysql.com/get/mysql-apt-config_0.8.10-1_all.deb</w:delText>
                </w:r>
                <w:r w:rsidR="00B14802">
                  <w:rPr>
                    <w:color w:val="880000"/>
                    <w:sz w:val="24"/>
                    <w:szCs w:val="24"/>
                  </w:rPr>
                  <w:br/>
                </w:r>
              </w:del>
            </w:sdtContent>
          </w:sdt>
          <w:sdt>
            <w:sdtPr>
              <w:tag w:val="goog_rdk_706"/>
              <w:id w:val="288561117"/>
            </w:sdtPr>
            <w:sdtEndPr/>
            <w:sdtContent>
              <w:sdt>
                <w:sdtPr>
                  <w:tag w:val="goog_rdk_707"/>
                  <w:id w:val="-694622206"/>
                </w:sdtPr>
                <w:sdtEndPr/>
                <w:sdtContent/>
              </w:sdt>
            </w:sdtContent>
          </w:sdt>
        </w:p>
      </w:sdtContent>
    </w:sdt>
    <w:sdt>
      <w:sdtPr>
        <w:tag w:val="goog_rdk_711"/>
        <w:id w:val="-179123687"/>
      </w:sdtPr>
      <w:sdtEndPr/>
      <w:sdtContent>
        <w:p w14:paraId="15395BA9" w14:textId="77777777" w:rsidR="00C34E51" w:rsidRPr="00C34E51" w:rsidRDefault="00686957">
          <w:pPr>
            <w:spacing w:line="240" w:lineRule="auto"/>
            <w:ind w:left="720"/>
            <w:jc w:val="both"/>
            <w:rPr>
              <w:del w:id="718" w:author="JUAN CAMILO rairan" w:date="2019-08-12T20:38:00Z"/>
              <w:rPrChange w:id="719" w:author="APRENDIZ" w:date="2019-08-06T18:43:00Z">
                <w:rPr>
                  <w:del w:id="720" w:author="JUAN CAMILO rairan" w:date="2019-08-12T20:38:00Z"/>
                  <w:sz w:val="24"/>
                  <w:szCs w:val="24"/>
                </w:rPr>
              </w:rPrChange>
            </w:rPr>
            <w:pPrChange w:id="721" w:author="APRENDIZ" w:date="2019-08-06T18:43:00Z">
              <w:pPr>
                <w:spacing w:line="240" w:lineRule="auto"/>
                <w:ind w:left="720"/>
              </w:pPr>
            </w:pPrChange>
          </w:pPr>
          <w:sdt>
            <w:sdtPr>
              <w:tag w:val="goog_rdk_709"/>
              <w:id w:val="1675222047"/>
            </w:sdtPr>
            <w:sdtEndPr/>
            <w:sdtContent>
              <w:del w:id="722" w:author="JUAN CAMILO rairan" w:date="2019-08-12T20:38:00Z">
                <w:r w:rsidR="00B14802">
                  <w:rPr>
                    <w:sz w:val="24"/>
                    <w:szCs w:val="24"/>
                  </w:rPr>
                  <w:delText xml:space="preserve">Después de esto nos da un pantallazo como este </w:delText>
                </w:r>
              </w:del>
              <w:sdt>
                <w:sdtPr>
                  <w:tag w:val="goog_rdk_710"/>
                  <w:id w:val="-1286263801"/>
                </w:sdtPr>
                <w:sdtEndPr/>
                <w:sdtContent/>
              </w:sdt>
            </w:sdtContent>
          </w:sdt>
        </w:p>
      </w:sdtContent>
    </w:sdt>
    <w:sdt>
      <w:sdtPr>
        <w:tag w:val="goog_rdk_713"/>
        <w:id w:val="1457370932"/>
      </w:sdtPr>
      <w:sdtEndPr/>
      <w:sdtContent>
        <w:p w14:paraId="547E242E" w14:textId="77777777" w:rsidR="00C34E51" w:rsidRPr="00C34E51" w:rsidRDefault="00686957">
          <w:pPr>
            <w:spacing w:line="240" w:lineRule="auto"/>
            <w:ind w:left="720"/>
            <w:jc w:val="center"/>
            <w:rPr>
              <w:del w:id="723" w:author="JUAN CAMILO rairan" w:date="2019-08-12T20:38:00Z"/>
              <w:rPrChange w:id="724" w:author="APRENDIZ" w:date="2019-08-06T18:53:00Z">
                <w:rPr>
                  <w:del w:id="725" w:author="JUAN CAMILO rairan" w:date="2019-08-12T20:38:00Z"/>
                  <w:sz w:val="24"/>
                  <w:szCs w:val="24"/>
                </w:rPr>
              </w:rPrChange>
            </w:rPr>
            <w:pPrChange w:id="726" w:author="APRENDIZ" w:date="2019-08-06T18:53:00Z">
              <w:pPr>
                <w:spacing w:line="240" w:lineRule="auto"/>
                <w:ind w:left="720"/>
              </w:pPr>
            </w:pPrChange>
          </w:pPr>
          <w:sdt>
            <w:sdtPr>
              <w:tag w:val="goog_rdk_712"/>
              <w:id w:val="-1965338391"/>
            </w:sdtPr>
            <w:sdtEndPr/>
            <w:sdtContent>
              <w:del w:id="727" w:author="JUAN CAMILO rairan" w:date="2019-08-12T20:38:00Z">
                <w:r w:rsidR="00B14802">
                  <w:rPr>
                    <w:noProof/>
                    <w:sz w:val="24"/>
                    <w:szCs w:val="24"/>
                  </w:rPr>
                  <w:drawing>
                    <wp:inline distT="0" distB="0" distL="0" distR="0" wp14:anchorId="229FF612" wp14:editId="6DAFDBB1">
                      <wp:extent cx="4294389" cy="3554431"/>
                      <wp:effectExtent l="0" t="0" r="0" b="0"/>
                      <wp:docPr id="1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4294389" cy="3554431"/>
                              </a:xfrm>
                              <a:prstGeom prst="rect">
                                <a:avLst/>
                              </a:prstGeom>
                              <a:ln/>
                            </pic:spPr>
                          </pic:pic>
                        </a:graphicData>
                      </a:graphic>
                    </wp:inline>
                  </w:drawing>
                </w:r>
              </w:del>
            </w:sdtContent>
          </w:sdt>
        </w:p>
      </w:sdtContent>
    </w:sdt>
    <w:sdt>
      <w:sdtPr>
        <w:tag w:val="goog_rdk_716"/>
        <w:id w:val="-1511294528"/>
      </w:sdtPr>
      <w:sdtEndPr/>
      <w:sdtContent>
        <w:p w14:paraId="063EE4FC" w14:textId="77777777" w:rsidR="00C34E51" w:rsidRPr="00C34E51" w:rsidRDefault="00686957">
          <w:pPr>
            <w:pBdr>
              <w:top w:val="nil"/>
              <w:left w:val="nil"/>
              <w:bottom w:val="nil"/>
              <w:right w:val="nil"/>
              <w:between w:val="nil"/>
            </w:pBdr>
            <w:ind w:left="1080" w:hanging="720"/>
            <w:jc w:val="both"/>
            <w:rPr>
              <w:del w:id="728" w:author="JUAN CAMILO rairan" w:date="2019-08-12T20:38:00Z"/>
              <w:sz w:val="24"/>
              <w:szCs w:val="24"/>
              <w:rPrChange w:id="729" w:author="APRENDIZ" w:date="2019-08-06T18:43:00Z">
                <w:rPr>
                  <w:del w:id="730" w:author="JUAN CAMILO rairan" w:date="2019-08-12T20:38:00Z"/>
                  <w:color w:val="000000"/>
                  <w:sz w:val="28"/>
                  <w:szCs w:val="28"/>
                </w:rPr>
              </w:rPrChange>
            </w:rPr>
            <w:pPrChange w:id="731" w:author="APRENDIZ" w:date="2019-08-06T18:43:00Z">
              <w:pPr>
                <w:pBdr>
                  <w:top w:val="nil"/>
                  <w:left w:val="nil"/>
                  <w:bottom w:val="nil"/>
                  <w:right w:val="nil"/>
                  <w:between w:val="nil"/>
                </w:pBdr>
                <w:ind w:left="1080" w:hanging="720"/>
              </w:pPr>
            </w:pPrChange>
          </w:pPr>
          <w:sdt>
            <w:sdtPr>
              <w:tag w:val="goog_rdk_714"/>
              <w:id w:val="1351990432"/>
            </w:sdtPr>
            <w:sdtEndPr/>
            <w:sdtContent>
              <w:sdt>
                <w:sdtPr>
                  <w:tag w:val="goog_rdk_715"/>
                  <w:id w:val="-1695378091"/>
                </w:sdtPr>
                <w:sdtEndPr/>
                <w:sdtContent/>
              </w:sdt>
            </w:sdtContent>
          </w:sdt>
        </w:p>
      </w:sdtContent>
    </w:sdt>
    <w:sdt>
      <w:sdtPr>
        <w:tag w:val="goog_rdk_719"/>
        <w:id w:val="-1145036853"/>
      </w:sdtPr>
      <w:sdtEndPr/>
      <w:sdtContent>
        <w:p w14:paraId="35E35D15" w14:textId="77777777" w:rsidR="00C34E51" w:rsidRPr="00C34E51" w:rsidRDefault="00686957">
          <w:pPr>
            <w:pBdr>
              <w:top w:val="nil"/>
              <w:left w:val="nil"/>
              <w:bottom w:val="nil"/>
              <w:right w:val="nil"/>
              <w:between w:val="nil"/>
            </w:pBdr>
            <w:ind w:left="1080" w:hanging="720"/>
            <w:jc w:val="both"/>
            <w:rPr>
              <w:del w:id="732" w:author="JUAN CAMILO rairan" w:date="2019-08-12T20:38:00Z"/>
              <w:sz w:val="24"/>
              <w:szCs w:val="24"/>
              <w:rPrChange w:id="733" w:author="APRENDIZ" w:date="2019-08-06T18:43:00Z">
                <w:rPr>
                  <w:del w:id="734" w:author="JUAN CAMILO rairan" w:date="2019-08-12T20:38:00Z"/>
                  <w:color w:val="000000"/>
                  <w:sz w:val="28"/>
                  <w:szCs w:val="28"/>
                </w:rPr>
              </w:rPrChange>
            </w:rPr>
            <w:pPrChange w:id="735" w:author="APRENDIZ" w:date="2019-08-06T18:43:00Z">
              <w:pPr>
                <w:pBdr>
                  <w:top w:val="nil"/>
                  <w:left w:val="nil"/>
                  <w:bottom w:val="nil"/>
                  <w:right w:val="nil"/>
                  <w:between w:val="nil"/>
                </w:pBdr>
                <w:ind w:left="1080" w:hanging="720"/>
              </w:pPr>
            </w:pPrChange>
          </w:pPr>
          <w:sdt>
            <w:sdtPr>
              <w:tag w:val="goog_rdk_717"/>
              <w:id w:val="-315192103"/>
            </w:sdtPr>
            <w:sdtEndPr/>
            <w:sdtContent>
              <w:sdt>
                <w:sdtPr>
                  <w:tag w:val="goog_rdk_718"/>
                  <w:id w:val="679315157"/>
                </w:sdtPr>
                <w:sdtEndPr/>
                <w:sdtContent/>
              </w:sdt>
            </w:sdtContent>
          </w:sdt>
        </w:p>
      </w:sdtContent>
    </w:sdt>
    <w:sdt>
      <w:sdtPr>
        <w:tag w:val="goog_rdk_722"/>
        <w:id w:val="-1057702546"/>
      </w:sdtPr>
      <w:sdtEndPr/>
      <w:sdtContent>
        <w:p w14:paraId="6E76B7AE" w14:textId="77777777" w:rsidR="00C34E51" w:rsidRPr="00C34E51" w:rsidRDefault="00686957">
          <w:pPr>
            <w:numPr>
              <w:ilvl w:val="0"/>
              <w:numId w:val="4"/>
            </w:numPr>
            <w:pBdr>
              <w:top w:val="nil"/>
              <w:left w:val="nil"/>
              <w:bottom w:val="nil"/>
              <w:right w:val="nil"/>
              <w:between w:val="nil"/>
            </w:pBdr>
            <w:spacing w:line="240" w:lineRule="auto"/>
            <w:jc w:val="both"/>
            <w:rPr>
              <w:del w:id="736" w:author="JUAN CAMILO rairan" w:date="2019-08-12T20:38:00Z"/>
              <w:rPrChange w:id="737" w:author="APRENDIZ" w:date="2019-08-06T18:43:00Z">
                <w:rPr>
                  <w:del w:id="738" w:author="JUAN CAMILO rairan" w:date="2019-08-12T20:38:00Z"/>
                  <w:color w:val="000000"/>
                </w:rPr>
              </w:rPrChange>
            </w:rPr>
            <w:pPrChange w:id="739" w:author="APRENDIZ" w:date="2019-08-06T18:43:00Z">
              <w:pPr>
                <w:numPr>
                  <w:numId w:val="4"/>
                </w:numPr>
                <w:pBdr>
                  <w:top w:val="nil"/>
                  <w:left w:val="nil"/>
                  <w:bottom w:val="nil"/>
                  <w:right w:val="nil"/>
                  <w:between w:val="nil"/>
                </w:pBdr>
                <w:spacing w:line="240" w:lineRule="auto"/>
                <w:ind w:left="643" w:hanging="360"/>
              </w:pPr>
            </w:pPrChange>
          </w:pPr>
          <w:sdt>
            <w:sdtPr>
              <w:tag w:val="goog_rdk_720"/>
              <w:id w:val="2031839659"/>
            </w:sdtPr>
            <w:sdtEndPr/>
            <w:sdtContent>
              <w:sdt>
                <w:sdtPr>
                  <w:tag w:val="goog_rdk_721"/>
                  <w:id w:val="-238092033"/>
                </w:sdtPr>
                <w:sdtEndPr/>
                <w:sdtContent>
                  <w:del w:id="740" w:author="JUAN CAMILO rairan" w:date="2019-08-12T20:38:00Z">
                    <w:r w:rsidR="00B14802">
                      <w:rPr>
                        <w:color w:val="000000"/>
                        <w:sz w:val="24"/>
                        <w:szCs w:val="24"/>
                        <w:highlight w:val="white"/>
                        <w:rPrChange w:id="741" w:author="APRENDIZ" w:date="2019-08-06T18:52:00Z">
                          <w:rPr>
                            <w:color w:val="656565"/>
                            <w:sz w:val="24"/>
                            <w:szCs w:val="24"/>
                            <w:highlight w:val="white"/>
                          </w:rPr>
                        </w:rPrChange>
                      </w:rPr>
                      <w:delText xml:space="preserve">Una vez descargado, vamos a instalar el paquete de repositorio de MySQL 8.0 </w:delText>
                    </w:r>
                  </w:del>
                </w:sdtContent>
              </w:sdt>
            </w:sdtContent>
          </w:sdt>
        </w:p>
      </w:sdtContent>
    </w:sdt>
    <w:sdt>
      <w:sdtPr>
        <w:tag w:val="goog_rdk_726"/>
        <w:id w:val="1177852434"/>
      </w:sdtPr>
      <w:sdtEndPr/>
      <w:sdtContent>
        <w:p w14:paraId="5B71923C" w14:textId="77777777" w:rsidR="00C34E51" w:rsidRPr="00C34E51" w:rsidRDefault="00686957">
          <w:pPr>
            <w:pBdr>
              <w:top w:val="nil"/>
              <w:left w:val="nil"/>
              <w:bottom w:val="nil"/>
              <w:right w:val="nil"/>
              <w:between w:val="nil"/>
            </w:pBdr>
            <w:spacing w:line="240" w:lineRule="auto"/>
            <w:ind w:left="720" w:hanging="720"/>
            <w:jc w:val="both"/>
            <w:rPr>
              <w:del w:id="742" w:author="JUAN CAMILO rairan" w:date="2019-08-12T20:38:00Z"/>
              <w:rPrChange w:id="743" w:author="APRENDIZ" w:date="2019-08-06T18:43:00Z">
                <w:rPr>
                  <w:del w:id="744" w:author="JUAN CAMILO rairan" w:date="2019-08-12T20:38:00Z"/>
                  <w:color w:val="000000"/>
                  <w:sz w:val="24"/>
                  <w:szCs w:val="24"/>
                </w:rPr>
              </w:rPrChange>
            </w:rPr>
            <w:pPrChange w:id="745" w:author="APRENDIZ" w:date="2019-08-06T18:43:00Z">
              <w:pPr>
                <w:pBdr>
                  <w:top w:val="nil"/>
                  <w:left w:val="nil"/>
                  <w:bottom w:val="nil"/>
                  <w:right w:val="nil"/>
                  <w:between w:val="nil"/>
                </w:pBdr>
                <w:spacing w:line="240" w:lineRule="auto"/>
                <w:ind w:left="720" w:hanging="720"/>
              </w:pPr>
            </w:pPrChange>
          </w:pPr>
          <w:sdt>
            <w:sdtPr>
              <w:tag w:val="goog_rdk_723"/>
              <w:id w:val="405885268"/>
            </w:sdtPr>
            <w:sdtEndPr/>
            <w:sdtContent>
              <w:sdt>
                <w:sdtPr>
                  <w:tag w:val="goog_rdk_724"/>
                  <w:id w:val="-2098392862"/>
                </w:sdtPr>
                <w:sdtEndPr/>
                <w:sdtContent>
                  <w:del w:id="746" w:author="JUAN CAMILO rairan" w:date="2019-08-12T20:38:00Z">
                    <w:r w:rsidR="00B14802">
                      <w:rPr>
                        <w:color w:val="000000"/>
                        <w:sz w:val="24"/>
                        <w:szCs w:val="24"/>
                        <w:highlight w:val="white"/>
                        <w:rPrChange w:id="747" w:author="APRENDIZ" w:date="2019-08-06T18:52:00Z">
                          <w:rPr>
                            <w:color w:val="656565"/>
                            <w:sz w:val="24"/>
                            <w:szCs w:val="24"/>
                            <w:highlight w:val="white"/>
                          </w:rPr>
                        </w:rPrChange>
                      </w:rPr>
                      <w:delText>Le daremos donde dice OK</w:delText>
                    </w:r>
                  </w:del>
                </w:sdtContent>
              </w:sdt>
              <w:customXmlDelRangeStart w:id="748" w:author="JUAN CAMILO rairan" w:date="2019-08-12T20:38:00Z"/>
              <w:sdt>
                <w:sdtPr>
                  <w:tag w:val="goog_rdk_725"/>
                  <w:id w:val="-46147703"/>
                </w:sdtPr>
                <w:sdtEndPr/>
                <w:sdtContent>
                  <w:customXmlDelRangeEnd w:id="748"/>
                  <w:customXmlDelRangeStart w:id="749" w:author="JUAN CAMILO rairan" w:date="2019-08-12T20:38:00Z"/>
                </w:sdtContent>
              </w:sdt>
              <w:customXmlDelRangeEnd w:id="749"/>
            </w:sdtContent>
          </w:sdt>
        </w:p>
      </w:sdtContent>
    </w:sdt>
    <w:sdt>
      <w:sdtPr>
        <w:tag w:val="goog_rdk_729"/>
        <w:id w:val="-1037273141"/>
      </w:sdtPr>
      <w:sdtEndPr/>
      <w:sdtContent>
        <w:p w14:paraId="2F03E3BC" w14:textId="77777777" w:rsidR="00C34E51" w:rsidRPr="00C34E51" w:rsidRDefault="00686957">
          <w:pPr>
            <w:pBdr>
              <w:top w:val="nil"/>
              <w:left w:val="nil"/>
              <w:bottom w:val="nil"/>
              <w:right w:val="nil"/>
              <w:between w:val="nil"/>
            </w:pBdr>
            <w:spacing w:line="240" w:lineRule="auto"/>
            <w:ind w:left="720" w:hanging="720"/>
            <w:jc w:val="center"/>
            <w:rPr>
              <w:del w:id="750" w:author="JUAN CAMILO rairan" w:date="2019-08-12T20:38:00Z"/>
              <w:rPrChange w:id="751" w:author="APRENDIZ" w:date="2019-08-06T18:53:00Z">
                <w:rPr>
                  <w:del w:id="752" w:author="JUAN CAMILO rairan" w:date="2019-08-12T20:38:00Z"/>
                  <w:color w:val="000000"/>
                  <w:sz w:val="24"/>
                  <w:szCs w:val="24"/>
                </w:rPr>
              </w:rPrChange>
            </w:rPr>
            <w:pPrChange w:id="753" w:author="APRENDIZ" w:date="2019-08-06T18:53:00Z">
              <w:pPr>
                <w:pBdr>
                  <w:top w:val="nil"/>
                  <w:left w:val="nil"/>
                  <w:bottom w:val="nil"/>
                  <w:right w:val="nil"/>
                  <w:between w:val="nil"/>
                </w:pBdr>
                <w:spacing w:line="240" w:lineRule="auto"/>
                <w:ind w:left="720" w:hanging="720"/>
              </w:pPr>
            </w:pPrChange>
          </w:pPr>
          <w:sdt>
            <w:sdtPr>
              <w:tag w:val="goog_rdk_727"/>
              <w:id w:val="-866444253"/>
            </w:sdtPr>
            <w:sdtEndPr/>
            <w:sdtContent>
              <w:del w:id="754" w:author="JUAN CAMILO rairan" w:date="2019-08-12T20:38:00Z">
                <w:r w:rsidR="00B14802">
                  <w:rPr>
                    <w:noProof/>
                    <w:color w:val="000000"/>
                    <w:sz w:val="24"/>
                    <w:szCs w:val="24"/>
                  </w:rPr>
                  <w:drawing>
                    <wp:inline distT="0" distB="0" distL="0" distR="0" wp14:anchorId="0E8BF643" wp14:editId="2A731D9E">
                      <wp:extent cx="4977802" cy="3797169"/>
                      <wp:effectExtent l="0" t="0" r="0" b="0"/>
                      <wp:docPr id="1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4977802" cy="3797169"/>
                              </a:xfrm>
                              <a:prstGeom prst="rect">
                                <a:avLst/>
                              </a:prstGeom>
                              <a:ln/>
                            </pic:spPr>
                          </pic:pic>
                        </a:graphicData>
                      </a:graphic>
                    </wp:inline>
                  </w:drawing>
                </w:r>
              </w:del>
              <w:sdt>
                <w:sdtPr>
                  <w:tag w:val="goog_rdk_728"/>
                  <w:id w:val="261799834"/>
                </w:sdtPr>
                <w:sdtEndPr/>
                <w:sdtContent/>
              </w:sdt>
            </w:sdtContent>
          </w:sdt>
        </w:p>
      </w:sdtContent>
    </w:sdt>
    <w:sdt>
      <w:sdtPr>
        <w:tag w:val="goog_rdk_732"/>
        <w:id w:val="798264086"/>
      </w:sdtPr>
      <w:sdtEndPr/>
      <w:sdtContent>
        <w:p w14:paraId="43447844" w14:textId="77777777" w:rsidR="00C34E51" w:rsidRPr="00C34E51" w:rsidRDefault="00686957">
          <w:pPr>
            <w:shd w:val="clear" w:color="auto" w:fill="FFFFFF"/>
            <w:spacing w:line="240" w:lineRule="auto"/>
            <w:ind w:left="720"/>
            <w:jc w:val="both"/>
            <w:rPr>
              <w:del w:id="755" w:author="JUAN CAMILO rairan" w:date="2019-08-12T20:38:00Z"/>
              <w:sz w:val="24"/>
              <w:szCs w:val="24"/>
              <w:rPrChange w:id="756" w:author="APRENDIZ" w:date="2019-08-06T18:43:00Z">
                <w:rPr>
                  <w:del w:id="757" w:author="JUAN CAMILO rairan" w:date="2019-08-12T20:38:00Z"/>
                  <w:rFonts w:ascii="Helvetica Neue" w:eastAsia="Helvetica Neue" w:hAnsi="Helvetica Neue" w:cs="Helvetica Neue"/>
                  <w:color w:val="656565"/>
                  <w:sz w:val="21"/>
                  <w:szCs w:val="21"/>
                </w:rPr>
              </w:rPrChange>
            </w:rPr>
            <w:pPrChange w:id="758" w:author="APRENDIZ" w:date="2019-08-06T18:43:00Z">
              <w:pPr>
                <w:shd w:val="clear" w:color="auto" w:fill="FFFFFF"/>
                <w:spacing w:line="240" w:lineRule="auto"/>
                <w:ind w:left="720"/>
              </w:pPr>
            </w:pPrChange>
          </w:pPr>
          <w:sdt>
            <w:sdtPr>
              <w:tag w:val="goog_rdk_730"/>
              <w:id w:val="1299261956"/>
            </w:sdtPr>
            <w:sdtEndPr/>
            <w:sdtContent>
              <w:sdt>
                <w:sdtPr>
                  <w:tag w:val="goog_rdk_731"/>
                  <w:id w:val="-232395715"/>
                </w:sdtPr>
                <w:sdtEndPr/>
                <w:sdtContent/>
              </w:sdt>
            </w:sdtContent>
          </w:sdt>
        </w:p>
      </w:sdtContent>
    </w:sdt>
    <w:sdt>
      <w:sdtPr>
        <w:tag w:val="goog_rdk_735"/>
        <w:id w:val="1101068145"/>
      </w:sdtPr>
      <w:sdtEndPr/>
      <w:sdtContent>
        <w:p w14:paraId="34C6A1CB" w14:textId="77777777" w:rsidR="00C34E51" w:rsidRPr="00C34E51" w:rsidRDefault="00686957">
          <w:pPr>
            <w:jc w:val="both"/>
            <w:rPr>
              <w:del w:id="759" w:author="JUAN CAMILO rairan" w:date="2019-08-12T20:38:00Z"/>
              <w:rPrChange w:id="760" w:author="APRENDIZ" w:date="2019-08-06T18:43:00Z">
                <w:rPr>
                  <w:del w:id="761" w:author="JUAN CAMILO rairan" w:date="2019-08-12T20:38:00Z"/>
                  <w:sz w:val="24"/>
                  <w:szCs w:val="24"/>
                </w:rPr>
              </w:rPrChange>
            </w:rPr>
            <w:pPrChange w:id="762" w:author="APRENDIZ" w:date="2019-08-06T18:43:00Z">
              <w:pPr/>
            </w:pPrChange>
          </w:pPr>
          <w:sdt>
            <w:sdtPr>
              <w:tag w:val="goog_rdk_733"/>
              <w:id w:val="609402233"/>
            </w:sdtPr>
            <w:sdtEndPr/>
            <w:sdtContent>
              <w:sdt>
                <w:sdtPr>
                  <w:tag w:val="goog_rdk_734"/>
                  <w:id w:val="704444153"/>
                </w:sdtPr>
                <w:sdtEndPr/>
                <w:sdtContent/>
              </w:sdt>
            </w:sdtContent>
          </w:sdt>
        </w:p>
      </w:sdtContent>
    </w:sdt>
    <w:sdt>
      <w:sdtPr>
        <w:tag w:val="goog_rdk_737"/>
        <w:id w:val="1973782073"/>
      </w:sdtPr>
      <w:sdtEndPr/>
      <w:sdtContent>
        <w:p w14:paraId="4339C176" w14:textId="77777777" w:rsidR="00C34E51" w:rsidRPr="00C34E51" w:rsidRDefault="00686957">
          <w:pPr>
            <w:numPr>
              <w:ilvl w:val="0"/>
              <w:numId w:val="4"/>
            </w:numPr>
            <w:pBdr>
              <w:top w:val="nil"/>
              <w:left w:val="nil"/>
              <w:bottom w:val="nil"/>
              <w:right w:val="nil"/>
              <w:between w:val="nil"/>
            </w:pBdr>
            <w:jc w:val="both"/>
            <w:rPr>
              <w:del w:id="763" w:author="JUAN CAMILO rairan" w:date="2019-08-12T20:38:00Z"/>
              <w:rPrChange w:id="764" w:author="APRENDIZ" w:date="2019-08-06T18:43:00Z">
                <w:rPr>
                  <w:del w:id="765" w:author="JUAN CAMILO rairan" w:date="2019-08-12T20:38:00Z"/>
                  <w:color w:val="000000"/>
                </w:rPr>
              </w:rPrChange>
            </w:rPr>
            <w:pPrChange w:id="766" w:author="APRENDIZ" w:date="2019-08-06T18:43:00Z">
              <w:pPr>
                <w:numPr>
                  <w:numId w:val="4"/>
                </w:numPr>
                <w:pBdr>
                  <w:top w:val="nil"/>
                  <w:left w:val="nil"/>
                  <w:bottom w:val="nil"/>
                  <w:right w:val="nil"/>
                  <w:between w:val="nil"/>
                </w:pBdr>
                <w:ind w:left="643" w:hanging="360"/>
              </w:pPr>
            </w:pPrChange>
          </w:pPr>
          <w:sdt>
            <w:sdtPr>
              <w:tag w:val="goog_rdk_736"/>
              <w:id w:val="495301256"/>
            </w:sdtPr>
            <w:sdtEndPr/>
            <w:sdtContent>
              <w:del w:id="767" w:author="JUAN CAMILO rairan" w:date="2019-08-12T20:38:00Z">
                <w:r w:rsidR="00B14802">
                  <w:rPr>
                    <w:color w:val="000000"/>
                    <w:sz w:val="24"/>
                    <w:szCs w:val="24"/>
                  </w:rPr>
                  <w:delText>Instalar MySQL en Ubuntu 18.04</w:delText>
                </w:r>
              </w:del>
            </w:sdtContent>
          </w:sdt>
        </w:p>
      </w:sdtContent>
    </w:sdt>
    <w:sdt>
      <w:sdtPr>
        <w:tag w:val="goog_rdk_740"/>
        <w:id w:val="1577701748"/>
      </w:sdtPr>
      <w:sdtEndPr/>
      <w:sdtContent>
        <w:p w14:paraId="19BFA81B" w14:textId="77777777" w:rsidR="00C34E51" w:rsidRPr="00C34E51" w:rsidRDefault="00686957">
          <w:pPr>
            <w:jc w:val="both"/>
            <w:rPr>
              <w:del w:id="768" w:author="JUAN CAMILO rairan" w:date="2019-08-12T20:38:00Z"/>
              <w:rPrChange w:id="769" w:author="APRENDIZ" w:date="2019-08-06T18:43:00Z">
                <w:rPr>
                  <w:del w:id="770" w:author="JUAN CAMILO rairan" w:date="2019-08-12T20:38:00Z"/>
                  <w:sz w:val="24"/>
                  <w:szCs w:val="24"/>
                </w:rPr>
              </w:rPrChange>
            </w:rPr>
            <w:pPrChange w:id="771" w:author="APRENDIZ" w:date="2019-08-06T18:43:00Z">
              <w:pPr/>
            </w:pPrChange>
          </w:pPr>
          <w:sdt>
            <w:sdtPr>
              <w:tag w:val="goog_rdk_738"/>
              <w:id w:val="-1807151296"/>
            </w:sdtPr>
            <w:sdtEndPr/>
            <w:sdtContent>
              <w:del w:id="772" w:author="JUAN CAMILO rairan" w:date="2019-08-12T20:38:00Z">
                <w:r w:rsidR="00B14802">
                  <w:rPr>
                    <w:sz w:val="24"/>
                    <w:szCs w:val="24"/>
                  </w:rPr>
                  <w:delText xml:space="preserve">       Lo que haremos será actualizar los paquetes disponibles en el             </w:delText>
                </w:r>
              </w:del>
              <w:sdt>
                <w:sdtPr>
                  <w:tag w:val="goog_rdk_739"/>
                  <w:id w:val="-2009045836"/>
                </w:sdtPr>
                <w:sdtEndPr/>
                <w:sdtContent/>
              </w:sdt>
            </w:sdtContent>
          </w:sdt>
        </w:p>
      </w:sdtContent>
    </w:sdt>
    <w:sdt>
      <w:sdtPr>
        <w:tag w:val="goog_rdk_743"/>
        <w:id w:val="-1903053800"/>
      </w:sdtPr>
      <w:sdtEndPr/>
      <w:sdtContent>
        <w:p w14:paraId="68A0DE49" w14:textId="77777777" w:rsidR="00C34E51" w:rsidRPr="00C34E51" w:rsidRDefault="00686957">
          <w:pPr>
            <w:jc w:val="both"/>
            <w:rPr>
              <w:del w:id="773" w:author="JUAN CAMILO rairan" w:date="2019-08-12T20:38:00Z"/>
              <w:rPrChange w:id="774" w:author="APRENDIZ" w:date="2019-08-06T18:43:00Z">
                <w:rPr>
                  <w:del w:id="775" w:author="JUAN CAMILO rairan" w:date="2019-08-12T20:38:00Z"/>
                  <w:sz w:val="24"/>
                  <w:szCs w:val="24"/>
                </w:rPr>
              </w:rPrChange>
            </w:rPr>
            <w:pPrChange w:id="776" w:author="APRENDIZ" w:date="2019-08-06T18:43:00Z">
              <w:pPr/>
            </w:pPrChange>
          </w:pPr>
          <w:sdt>
            <w:sdtPr>
              <w:tag w:val="goog_rdk_741"/>
              <w:id w:val="1649944407"/>
            </w:sdtPr>
            <w:sdtEndPr/>
            <w:sdtContent>
              <w:del w:id="777" w:author="JUAN CAMILO rairan" w:date="2019-08-12T20:38:00Z">
                <w:r w:rsidR="00B14802">
                  <w:rPr>
                    <w:sz w:val="24"/>
                    <w:szCs w:val="24"/>
                  </w:rPr>
                  <w:delText xml:space="preserve">        sistema ejecutando lo siguiente:</w:delText>
                </w:r>
              </w:del>
              <w:sdt>
                <w:sdtPr>
                  <w:tag w:val="goog_rdk_742"/>
                  <w:id w:val="-1497181812"/>
                </w:sdtPr>
                <w:sdtEndPr/>
                <w:sdtContent/>
              </w:sdt>
            </w:sdtContent>
          </w:sdt>
        </w:p>
      </w:sdtContent>
    </w:sdt>
    <w:sdt>
      <w:sdtPr>
        <w:tag w:val="goog_rdk_746"/>
        <w:id w:val="-1823653619"/>
      </w:sdtPr>
      <w:sdtEndPr/>
      <w:sdtContent>
        <w:p w14:paraId="7E7C857C" w14:textId="77777777" w:rsidR="00C34E51" w:rsidRPr="00C34E51" w:rsidRDefault="00686957">
          <w:pPr>
            <w:spacing w:line="240" w:lineRule="auto"/>
            <w:ind w:left="360"/>
            <w:jc w:val="both"/>
            <w:rPr>
              <w:del w:id="778" w:author="JUAN CAMILO rairan" w:date="2019-08-12T20:38:00Z"/>
              <w:rPrChange w:id="779" w:author="APRENDIZ" w:date="2019-08-06T18:43:00Z">
                <w:rPr>
                  <w:del w:id="780" w:author="JUAN CAMILO rairan" w:date="2019-08-12T20:38:00Z"/>
                  <w:color w:val="000000"/>
                  <w:sz w:val="24"/>
                  <w:szCs w:val="24"/>
                </w:rPr>
              </w:rPrChange>
            </w:rPr>
            <w:pPrChange w:id="781" w:author="APRENDIZ" w:date="2019-08-06T18:43:00Z">
              <w:pPr>
                <w:spacing w:line="240" w:lineRule="auto"/>
                <w:ind w:left="360"/>
              </w:pPr>
            </w:pPrChange>
          </w:pPr>
          <w:sdt>
            <w:sdtPr>
              <w:tag w:val="goog_rdk_744"/>
              <w:id w:val="1400019785"/>
            </w:sdtPr>
            <w:sdtEndPr/>
            <w:sdtContent>
              <w:del w:id="782" w:author="JUAN CAMILO rairan" w:date="2019-08-12T20:38:00Z">
                <w:r w:rsidR="00B14802">
                  <w:rPr>
                    <w:color w:val="000000"/>
                    <w:sz w:val="24"/>
                    <w:szCs w:val="24"/>
                  </w:rPr>
                  <w:delText>¿sudo apt update</w:delText>
                </w:r>
              </w:del>
              <w:sdt>
                <w:sdtPr>
                  <w:tag w:val="goog_rdk_745"/>
                  <w:id w:val="1367407305"/>
                </w:sdtPr>
                <w:sdtEndPr/>
                <w:sdtContent/>
              </w:sdt>
            </w:sdtContent>
          </w:sdt>
        </w:p>
      </w:sdtContent>
    </w:sdt>
    <w:sdt>
      <w:sdtPr>
        <w:tag w:val="goog_rdk_749"/>
        <w:id w:val="-289821781"/>
      </w:sdtPr>
      <w:sdtEndPr/>
      <w:sdtContent>
        <w:p w14:paraId="0A19E6A1" w14:textId="77777777" w:rsidR="00C34E51" w:rsidRPr="00C34E51" w:rsidRDefault="00686957">
          <w:pPr>
            <w:spacing w:line="240" w:lineRule="auto"/>
            <w:ind w:left="360"/>
            <w:jc w:val="both"/>
            <w:rPr>
              <w:del w:id="783" w:author="JUAN CAMILO rairan" w:date="2019-08-12T20:38:00Z"/>
              <w:sz w:val="24"/>
              <w:szCs w:val="24"/>
              <w:rPrChange w:id="784" w:author="APRENDIZ" w:date="2019-08-06T18:43:00Z">
                <w:rPr>
                  <w:del w:id="785" w:author="JUAN CAMILO rairan" w:date="2019-08-12T20:38:00Z"/>
                  <w:rFonts w:ascii="Courier New" w:eastAsia="Courier New" w:hAnsi="Courier New" w:cs="Courier New"/>
                  <w:sz w:val="20"/>
                  <w:szCs w:val="20"/>
                </w:rPr>
              </w:rPrChange>
            </w:rPr>
            <w:pPrChange w:id="786" w:author="APRENDIZ" w:date="2019-08-06T18:43:00Z">
              <w:pPr>
                <w:spacing w:line="240" w:lineRule="auto"/>
                <w:ind w:left="360"/>
              </w:pPr>
            </w:pPrChange>
          </w:pPr>
          <w:sdt>
            <w:sdtPr>
              <w:tag w:val="goog_rdk_747"/>
              <w:id w:val="1381360791"/>
            </w:sdtPr>
            <w:sdtEndPr/>
            <w:sdtContent>
              <w:sdt>
                <w:sdtPr>
                  <w:tag w:val="goog_rdk_748"/>
                  <w:id w:val="-207334003"/>
                </w:sdtPr>
                <w:sdtEndPr/>
                <w:sdtContent/>
              </w:sdt>
              <w:del w:id="787" w:author="JUAN CAMILO rairan" w:date="2019-08-12T20:38:00Z">
                <w:r w:rsidR="00B14802">
                  <w:rPr>
                    <w:noProof/>
                  </w:rPr>
                  <w:drawing>
                    <wp:anchor distT="0" distB="0" distL="0" distR="0" simplePos="0" relativeHeight="251660288" behindDoc="0" locked="0" layoutInCell="1" hidden="0" allowOverlap="1" wp14:anchorId="1D43EF7F" wp14:editId="52479E59">
                      <wp:simplePos x="0" y="0"/>
                      <wp:positionH relativeFrom="column">
                        <wp:posOffset>1266825</wp:posOffset>
                      </wp:positionH>
                      <wp:positionV relativeFrom="paragraph">
                        <wp:posOffset>72390</wp:posOffset>
                      </wp:positionV>
                      <wp:extent cx="3505200" cy="2617193"/>
                      <wp:effectExtent l="0" t="0" r="0" b="0"/>
                      <wp:wrapSquare wrapText="bothSides" distT="0" distB="0" distL="0" distR="0"/>
                      <wp:docPr id="1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3505200" cy="2617193"/>
                              </a:xfrm>
                              <a:prstGeom prst="rect">
                                <a:avLst/>
                              </a:prstGeom>
                              <a:ln/>
                            </pic:spPr>
                          </pic:pic>
                        </a:graphicData>
                      </a:graphic>
                    </wp:anchor>
                  </w:drawing>
                </w:r>
              </w:del>
            </w:sdtContent>
          </w:sdt>
        </w:p>
      </w:sdtContent>
    </w:sdt>
    <w:sdt>
      <w:sdtPr>
        <w:tag w:val="goog_rdk_752"/>
        <w:id w:val="811984150"/>
      </w:sdtPr>
      <w:sdtEndPr/>
      <w:sdtContent>
        <w:p w14:paraId="1EB15647" w14:textId="77777777" w:rsidR="00C34E51" w:rsidRPr="00C34E51" w:rsidRDefault="00686957">
          <w:pPr>
            <w:jc w:val="both"/>
            <w:rPr>
              <w:del w:id="788" w:author="JUAN CAMILO rairan" w:date="2019-08-12T20:38:00Z"/>
              <w:rPrChange w:id="789" w:author="APRENDIZ" w:date="2019-08-06T18:43:00Z">
                <w:rPr>
                  <w:del w:id="790" w:author="JUAN CAMILO rairan" w:date="2019-08-12T20:38:00Z"/>
                  <w:sz w:val="24"/>
                  <w:szCs w:val="24"/>
                  <w:u w:val="single"/>
                </w:rPr>
              </w:rPrChange>
            </w:rPr>
            <w:pPrChange w:id="791" w:author="APRENDIZ" w:date="2019-08-06T18:43:00Z">
              <w:pPr/>
            </w:pPrChange>
          </w:pPr>
          <w:sdt>
            <w:sdtPr>
              <w:tag w:val="goog_rdk_750"/>
              <w:id w:val="-1506973702"/>
            </w:sdtPr>
            <w:sdtEndPr/>
            <w:sdtContent>
              <w:sdt>
                <w:sdtPr>
                  <w:tag w:val="goog_rdk_751"/>
                  <w:id w:val="458920063"/>
                </w:sdtPr>
                <w:sdtEndPr/>
                <w:sdtContent/>
              </w:sdt>
            </w:sdtContent>
          </w:sdt>
        </w:p>
      </w:sdtContent>
    </w:sdt>
    <w:sdt>
      <w:sdtPr>
        <w:tag w:val="goog_rdk_755"/>
        <w:id w:val="422385402"/>
      </w:sdtPr>
      <w:sdtEndPr/>
      <w:sdtContent>
        <w:p w14:paraId="1447A695" w14:textId="77777777" w:rsidR="00C34E51" w:rsidRPr="00C34E51" w:rsidRDefault="00686957">
          <w:pPr>
            <w:jc w:val="both"/>
            <w:rPr>
              <w:del w:id="792" w:author="JUAN CAMILO rairan" w:date="2019-08-12T20:38:00Z"/>
              <w:rPrChange w:id="793" w:author="APRENDIZ" w:date="2019-08-06T18:43:00Z">
                <w:rPr>
                  <w:del w:id="794" w:author="JUAN CAMILO rairan" w:date="2019-08-12T20:38:00Z"/>
                  <w:sz w:val="24"/>
                  <w:szCs w:val="24"/>
                  <w:u w:val="single"/>
                </w:rPr>
              </w:rPrChange>
            </w:rPr>
            <w:pPrChange w:id="795" w:author="APRENDIZ" w:date="2019-08-06T18:43:00Z">
              <w:pPr/>
            </w:pPrChange>
          </w:pPr>
          <w:sdt>
            <w:sdtPr>
              <w:tag w:val="goog_rdk_753"/>
              <w:id w:val="-1511747561"/>
            </w:sdtPr>
            <w:sdtEndPr/>
            <w:sdtContent>
              <w:sdt>
                <w:sdtPr>
                  <w:tag w:val="goog_rdk_754"/>
                  <w:id w:val="-587530044"/>
                </w:sdtPr>
                <w:sdtEndPr/>
                <w:sdtContent/>
              </w:sdt>
            </w:sdtContent>
          </w:sdt>
        </w:p>
      </w:sdtContent>
    </w:sdt>
    <w:sdt>
      <w:sdtPr>
        <w:tag w:val="goog_rdk_758"/>
        <w:id w:val="1545710423"/>
      </w:sdtPr>
      <w:sdtEndPr/>
      <w:sdtContent>
        <w:p w14:paraId="1BCE4BDE" w14:textId="77777777" w:rsidR="00C34E51" w:rsidRPr="00C34E51" w:rsidRDefault="00686957">
          <w:pPr>
            <w:pBdr>
              <w:top w:val="nil"/>
              <w:left w:val="nil"/>
              <w:bottom w:val="nil"/>
              <w:right w:val="nil"/>
              <w:between w:val="nil"/>
            </w:pBdr>
            <w:ind w:left="1080" w:hanging="720"/>
            <w:jc w:val="both"/>
            <w:rPr>
              <w:del w:id="796" w:author="JUAN CAMILO rairan" w:date="2019-08-12T20:38:00Z"/>
              <w:sz w:val="24"/>
              <w:szCs w:val="24"/>
              <w:rPrChange w:id="797" w:author="APRENDIZ" w:date="2019-08-06T18:43:00Z">
                <w:rPr>
                  <w:del w:id="798" w:author="JUAN CAMILO rairan" w:date="2019-08-12T20:38:00Z"/>
                  <w:color w:val="000000"/>
                  <w:sz w:val="28"/>
                  <w:szCs w:val="28"/>
                </w:rPr>
              </w:rPrChange>
            </w:rPr>
            <w:pPrChange w:id="799" w:author="APRENDIZ" w:date="2019-08-06T18:43:00Z">
              <w:pPr>
                <w:pBdr>
                  <w:top w:val="nil"/>
                  <w:left w:val="nil"/>
                  <w:bottom w:val="nil"/>
                  <w:right w:val="nil"/>
                  <w:between w:val="nil"/>
                </w:pBdr>
                <w:ind w:left="1080" w:hanging="720"/>
              </w:pPr>
            </w:pPrChange>
          </w:pPr>
          <w:sdt>
            <w:sdtPr>
              <w:tag w:val="goog_rdk_756"/>
              <w:id w:val="-1049751530"/>
            </w:sdtPr>
            <w:sdtEndPr/>
            <w:sdtContent>
              <w:sdt>
                <w:sdtPr>
                  <w:tag w:val="goog_rdk_757"/>
                  <w:id w:val="-1311322107"/>
                </w:sdtPr>
                <w:sdtEndPr/>
                <w:sdtContent/>
              </w:sdt>
            </w:sdtContent>
          </w:sdt>
        </w:p>
      </w:sdtContent>
    </w:sdt>
    <w:sdt>
      <w:sdtPr>
        <w:tag w:val="goog_rdk_761"/>
        <w:id w:val="-881554842"/>
      </w:sdtPr>
      <w:sdtEndPr/>
      <w:sdtContent>
        <w:p w14:paraId="54413DCB" w14:textId="77777777" w:rsidR="00C34E51" w:rsidRPr="00C34E51" w:rsidRDefault="00686957">
          <w:pPr>
            <w:pBdr>
              <w:top w:val="nil"/>
              <w:left w:val="nil"/>
              <w:bottom w:val="nil"/>
              <w:right w:val="nil"/>
              <w:between w:val="nil"/>
            </w:pBdr>
            <w:ind w:left="1080" w:hanging="720"/>
            <w:jc w:val="both"/>
            <w:rPr>
              <w:del w:id="800" w:author="JUAN CAMILO rairan" w:date="2019-08-12T20:38:00Z"/>
              <w:sz w:val="24"/>
              <w:szCs w:val="24"/>
              <w:rPrChange w:id="801" w:author="APRENDIZ" w:date="2019-08-06T18:43:00Z">
                <w:rPr>
                  <w:del w:id="802" w:author="JUAN CAMILO rairan" w:date="2019-08-12T20:38:00Z"/>
                  <w:color w:val="000000"/>
                  <w:sz w:val="28"/>
                  <w:szCs w:val="28"/>
                </w:rPr>
              </w:rPrChange>
            </w:rPr>
            <w:pPrChange w:id="803" w:author="APRENDIZ" w:date="2019-08-06T18:43:00Z">
              <w:pPr>
                <w:pBdr>
                  <w:top w:val="nil"/>
                  <w:left w:val="nil"/>
                  <w:bottom w:val="nil"/>
                  <w:right w:val="nil"/>
                  <w:between w:val="nil"/>
                </w:pBdr>
                <w:ind w:left="1080" w:hanging="720"/>
              </w:pPr>
            </w:pPrChange>
          </w:pPr>
          <w:sdt>
            <w:sdtPr>
              <w:tag w:val="goog_rdk_759"/>
              <w:id w:val="-1600478222"/>
            </w:sdtPr>
            <w:sdtEndPr/>
            <w:sdtContent>
              <w:sdt>
                <w:sdtPr>
                  <w:tag w:val="goog_rdk_760"/>
                  <w:id w:val="-1999643853"/>
                </w:sdtPr>
                <w:sdtEndPr/>
                <w:sdtContent/>
              </w:sdt>
            </w:sdtContent>
          </w:sdt>
        </w:p>
      </w:sdtContent>
    </w:sdt>
    <w:sdt>
      <w:sdtPr>
        <w:tag w:val="goog_rdk_764"/>
        <w:id w:val="1090350924"/>
      </w:sdtPr>
      <w:sdtEndPr/>
      <w:sdtContent>
        <w:p w14:paraId="65EC6CC9" w14:textId="77777777" w:rsidR="00C34E51" w:rsidRPr="00C34E51" w:rsidRDefault="00686957">
          <w:pPr>
            <w:pBdr>
              <w:top w:val="nil"/>
              <w:left w:val="nil"/>
              <w:bottom w:val="nil"/>
              <w:right w:val="nil"/>
              <w:between w:val="nil"/>
            </w:pBdr>
            <w:ind w:left="720" w:hanging="720"/>
            <w:jc w:val="both"/>
            <w:rPr>
              <w:del w:id="804" w:author="JUAN CAMILO rairan" w:date="2019-08-12T20:38:00Z"/>
              <w:sz w:val="24"/>
              <w:szCs w:val="24"/>
              <w:rPrChange w:id="805" w:author="APRENDIZ" w:date="2019-08-06T18:43:00Z">
                <w:rPr>
                  <w:del w:id="806" w:author="JUAN CAMILO rairan" w:date="2019-08-12T20:38:00Z"/>
                  <w:b/>
                  <w:color w:val="000000"/>
                  <w:sz w:val="28"/>
                  <w:szCs w:val="28"/>
                </w:rPr>
              </w:rPrChange>
            </w:rPr>
            <w:pPrChange w:id="807" w:author="APRENDIZ" w:date="2019-08-06T18:43:00Z">
              <w:pPr>
                <w:pBdr>
                  <w:top w:val="nil"/>
                  <w:left w:val="nil"/>
                  <w:bottom w:val="nil"/>
                  <w:right w:val="nil"/>
                  <w:between w:val="nil"/>
                </w:pBdr>
                <w:ind w:left="720" w:hanging="720"/>
              </w:pPr>
            </w:pPrChange>
          </w:pPr>
          <w:sdt>
            <w:sdtPr>
              <w:tag w:val="goog_rdk_762"/>
              <w:id w:val="1124574537"/>
            </w:sdtPr>
            <w:sdtEndPr/>
            <w:sdtContent>
              <w:sdt>
                <w:sdtPr>
                  <w:tag w:val="goog_rdk_763"/>
                  <w:id w:val="-1180736295"/>
                </w:sdtPr>
                <w:sdtEndPr/>
                <w:sdtContent/>
              </w:sdt>
            </w:sdtContent>
          </w:sdt>
        </w:p>
      </w:sdtContent>
    </w:sdt>
    <w:sdt>
      <w:sdtPr>
        <w:tag w:val="goog_rdk_767"/>
        <w:id w:val="1443730045"/>
      </w:sdtPr>
      <w:sdtEndPr/>
      <w:sdtContent>
        <w:p w14:paraId="3A164545" w14:textId="77777777" w:rsidR="00C34E51" w:rsidRPr="00C34E51" w:rsidRDefault="00686957">
          <w:pPr>
            <w:pBdr>
              <w:top w:val="nil"/>
              <w:left w:val="nil"/>
              <w:bottom w:val="nil"/>
              <w:right w:val="nil"/>
              <w:between w:val="nil"/>
            </w:pBdr>
            <w:ind w:left="720" w:hanging="720"/>
            <w:jc w:val="both"/>
            <w:rPr>
              <w:del w:id="808" w:author="JUAN CAMILO rairan" w:date="2019-08-12T20:38:00Z"/>
              <w:sz w:val="24"/>
              <w:szCs w:val="24"/>
              <w:rPrChange w:id="809" w:author="APRENDIZ" w:date="2019-08-06T18:43:00Z">
                <w:rPr>
                  <w:del w:id="810" w:author="JUAN CAMILO rairan" w:date="2019-08-12T20:38:00Z"/>
                  <w:b/>
                  <w:color w:val="000000"/>
                  <w:sz w:val="28"/>
                  <w:szCs w:val="28"/>
                </w:rPr>
              </w:rPrChange>
            </w:rPr>
            <w:pPrChange w:id="811" w:author="APRENDIZ" w:date="2019-08-06T18:43:00Z">
              <w:pPr>
                <w:pBdr>
                  <w:top w:val="nil"/>
                  <w:left w:val="nil"/>
                  <w:bottom w:val="nil"/>
                  <w:right w:val="nil"/>
                  <w:between w:val="nil"/>
                </w:pBdr>
                <w:ind w:left="720" w:hanging="720"/>
              </w:pPr>
            </w:pPrChange>
          </w:pPr>
          <w:sdt>
            <w:sdtPr>
              <w:tag w:val="goog_rdk_765"/>
              <w:id w:val="1920974109"/>
            </w:sdtPr>
            <w:sdtEndPr/>
            <w:sdtContent>
              <w:sdt>
                <w:sdtPr>
                  <w:tag w:val="goog_rdk_766"/>
                  <w:id w:val="318394669"/>
                </w:sdtPr>
                <w:sdtEndPr/>
                <w:sdtContent/>
              </w:sdt>
            </w:sdtContent>
          </w:sdt>
        </w:p>
      </w:sdtContent>
    </w:sdt>
    <w:sdt>
      <w:sdtPr>
        <w:tag w:val="goog_rdk_770"/>
        <w:id w:val="216020656"/>
      </w:sdtPr>
      <w:sdtEndPr/>
      <w:sdtContent>
        <w:p w14:paraId="036C3146" w14:textId="77777777" w:rsidR="00C34E51" w:rsidRPr="00C34E51" w:rsidRDefault="00686957">
          <w:pPr>
            <w:pBdr>
              <w:top w:val="nil"/>
              <w:left w:val="nil"/>
              <w:bottom w:val="nil"/>
              <w:right w:val="nil"/>
              <w:between w:val="nil"/>
            </w:pBdr>
            <w:ind w:left="720" w:hanging="720"/>
            <w:jc w:val="both"/>
            <w:rPr>
              <w:del w:id="812" w:author="JUAN CAMILO rairan" w:date="2019-08-12T20:38:00Z"/>
              <w:sz w:val="24"/>
              <w:szCs w:val="24"/>
              <w:rPrChange w:id="813" w:author="APRENDIZ" w:date="2019-08-06T18:43:00Z">
                <w:rPr>
                  <w:del w:id="814" w:author="JUAN CAMILO rairan" w:date="2019-08-12T20:38:00Z"/>
                  <w:b/>
                  <w:color w:val="000000"/>
                  <w:sz w:val="28"/>
                  <w:szCs w:val="28"/>
                </w:rPr>
              </w:rPrChange>
            </w:rPr>
            <w:pPrChange w:id="815" w:author="APRENDIZ" w:date="2019-08-06T18:43:00Z">
              <w:pPr>
                <w:pBdr>
                  <w:top w:val="nil"/>
                  <w:left w:val="nil"/>
                  <w:bottom w:val="nil"/>
                  <w:right w:val="nil"/>
                  <w:between w:val="nil"/>
                </w:pBdr>
                <w:ind w:left="720" w:hanging="720"/>
              </w:pPr>
            </w:pPrChange>
          </w:pPr>
          <w:sdt>
            <w:sdtPr>
              <w:tag w:val="goog_rdk_768"/>
              <w:id w:val="-358749198"/>
            </w:sdtPr>
            <w:sdtEndPr/>
            <w:sdtContent>
              <w:sdt>
                <w:sdtPr>
                  <w:tag w:val="goog_rdk_769"/>
                  <w:id w:val="511422528"/>
                </w:sdtPr>
                <w:sdtEndPr/>
                <w:sdtContent/>
              </w:sdt>
            </w:sdtContent>
          </w:sdt>
        </w:p>
      </w:sdtContent>
    </w:sdt>
    <w:sdt>
      <w:sdtPr>
        <w:tag w:val="goog_rdk_773"/>
        <w:id w:val="-946082591"/>
      </w:sdtPr>
      <w:sdtEndPr/>
      <w:sdtContent>
        <w:p w14:paraId="68AB0FA9" w14:textId="77777777" w:rsidR="00C34E51" w:rsidRPr="00C34E51" w:rsidRDefault="00686957">
          <w:pPr>
            <w:pBdr>
              <w:top w:val="nil"/>
              <w:left w:val="nil"/>
              <w:bottom w:val="nil"/>
              <w:right w:val="nil"/>
              <w:between w:val="nil"/>
            </w:pBdr>
            <w:ind w:left="720" w:hanging="720"/>
            <w:jc w:val="both"/>
            <w:rPr>
              <w:del w:id="816" w:author="JUAN CAMILO rairan" w:date="2019-08-12T20:38:00Z"/>
              <w:sz w:val="24"/>
              <w:szCs w:val="24"/>
              <w:rPrChange w:id="817" w:author="APRENDIZ" w:date="2019-08-06T18:43:00Z">
                <w:rPr>
                  <w:del w:id="818" w:author="JUAN CAMILO rairan" w:date="2019-08-12T20:38:00Z"/>
                  <w:b/>
                  <w:color w:val="000000"/>
                  <w:sz w:val="28"/>
                  <w:szCs w:val="28"/>
                </w:rPr>
              </w:rPrChange>
            </w:rPr>
            <w:pPrChange w:id="819" w:author="APRENDIZ" w:date="2019-08-06T18:43:00Z">
              <w:pPr>
                <w:pBdr>
                  <w:top w:val="nil"/>
                  <w:left w:val="nil"/>
                  <w:bottom w:val="nil"/>
                  <w:right w:val="nil"/>
                  <w:between w:val="nil"/>
                </w:pBdr>
                <w:ind w:left="720" w:hanging="720"/>
              </w:pPr>
            </w:pPrChange>
          </w:pPr>
          <w:sdt>
            <w:sdtPr>
              <w:tag w:val="goog_rdk_771"/>
              <w:id w:val="1191345595"/>
            </w:sdtPr>
            <w:sdtEndPr/>
            <w:sdtContent>
              <w:sdt>
                <w:sdtPr>
                  <w:tag w:val="goog_rdk_772"/>
                  <w:id w:val="1225872414"/>
                </w:sdtPr>
                <w:sdtEndPr/>
                <w:sdtContent/>
              </w:sdt>
            </w:sdtContent>
          </w:sdt>
        </w:p>
      </w:sdtContent>
    </w:sdt>
    <w:sdt>
      <w:sdtPr>
        <w:tag w:val="goog_rdk_776"/>
        <w:id w:val="1663973134"/>
      </w:sdtPr>
      <w:sdtEndPr/>
      <w:sdtContent>
        <w:p w14:paraId="0584C04F" w14:textId="77777777" w:rsidR="00C34E51" w:rsidRPr="00C34E51" w:rsidRDefault="00686957">
          <w:pPr>
            <w:pBdr>
              <w:top w:val="nil"/>
              <w:left w:val="nil"/>
              <w:bottom w:val="nil"/>
              <w:right w:val="nil"/>
              <w:between w:val="nil"/>
            </w:pBdr>
            <w:ind w:left="720" w:hanging="720"/>
            <w:jc w:val="both"/>
            <w:rPr>
              <w:del w:id="820" w:author="JUAN CAMILO rairan" w:date="2019-08-12T20:38:00Z"/>
              <w:sz w:val="24"/>
              <w:szCs w:val="24"/>
              <w:rPrChange w:id="821" w:author="APRENDIZ" w:date="2019-08-06T18:43:00Z">
                <w:rPr>
                  <w:del w:id="822" w:author="JUAN CAMILO rairan" w:date="2019-08-12T20:38:00Z"/>
                  <w:b/>
                  <w:color w:val="000000"/>
                  <w:sz w:val="28"/>
                  <w:szCs w:val="28"/>
                </w:rPr>
              </w:rPrChange>
            </w:rPr>
            <w:pPrChange w:id="823" w:author="APRENDIZ" w:date="2019-08-06T18:43:00Z">
              <w:pPr>
                <w:pBdr>
                  <w:top w:val="nil"/>
                  <w:left w:val="nil"/>
                  <w:bottom w:val="nil"/>
                  <w:right w:val="nil"/>
                  <w:between w:val="nil"/>
                </w:pBdr>
                <w:ind w:left="720" w:hanging="720"/>
              </w:pPr>
            </w:pPrChange>
          </w:pPr>
          <w:sdt>
            <w:sdtPr>
              <w:tag w:val="goog_rdk_774"/>
              <w:id w:val="-208262297"/>
            </w:sdtPr>
            <w:sdtEndPr/>
            <w:sdtContent>
              <w:sdt>
                <w:sdtPr>
                  <w:tag w:val="goog_rdk_775"/>
                  <w:id w:val="-356975389"/>
                </w:sdtPr>
                <w:sdtEndPr/>
                <w:sdtContent/>
              </w:sdt>
            </w:sdtContent>
          </w:sdt>
        </w:p>
      </w:sdtContent>
    </w:sdt>
    <w:sdt>
      <w:sdtPr>
        <w:tag w:val="goog_rdk_779"/>
        <w:id w:val="231285298"/>
      </w:sdtPr>
      <w:sdtEndPr/>
      <w:sdtContent>
        <w:p w14:paraId="50D2381E" w14:textId="77777777" w:rsidR="00C34E51" w:rsidRPr="00C34E51" w:rsidRDefault="00686957">
          <w:pPr>
            <w:pBdr>
              <w:top w:val="nil"/>
              <w:left w:val="nil"/>
              <w:bottom w:val="nil"/>
              <w:right w:val="nil"/>
              <w:between w:val="nil"/>
            </w:pBdr>
            <w:ind w:left="720" w:hanging="720"/>
            <w:jc w:val="both"/>
            <w:rPr>
              <w:del w:id="824" w:author="JUAN CAMILO rairan" w:date="2019-08-12T20:38:00Z"/>
              <w:sz w:val="24"/>
              <w:szCs w:val="24"/>
              <w:rPrChange w:id="825" w:author="APRENDIZ" w:date="2019-08-06T18:43:00Z">
                <w:rPr>
                  <w:del w:id="826" w:author="JUAN CAMILO rairan" w:date="2019-08-12T20:38:00Z"/>
                  <w:b/>
                  <w:color w:val="000000"/>
                  <w:sz w:val="28"/>
                  <w:szCs w:val="28"/>
                </w:rPr>
              </w:rPrChange>
            </w:rPr>
            <w:pPrChange w:id="827" w:author="APRENDIZ" w:date="2019-08-06T18:43:00Z">
              <w:pPr>
                <w:pBdr>
                  <w:top w:val="nil"/>
                  <w:left w:val="nil"/>
                  <w:bottom w:val="nil"/>
                  <w:right w:val="nil"/>
                  <w:between w:val="nil"/>
                </w:pBdr>
                <w:ind w:left="720" w:hanging="720"/>
              </w:pPr>
            </w:pPrChange>
          </w:pPr>
          <w:sdt>
            <w:sdtPr>
              <w:tag w:val="goog_rdk_777"/>
              <w:id w:val="-1512449406"/>
            </w:sdtPr>
            <w:sdtEndPr/>
            <w:sdtContent>
              <w:sdt>
                <w:sdtPr>
                  <w:tag w:val="goog_rdk_778"/>
                  <w:id w:val="2025205946"/>
                </w:sdtPr>
                <w:sdtEndPr/>
                <w:sdtContent/>
              </w:sdt>
            </w:sdtContent>
          </w:sdt>
        </w:p>
      </w:sdtContent>
    </w:sdt>
    <w:sdt>
      <w:sdtPr>
        <w:tag w:val="goog_rdk_782"/>
        <w:id w:val="-1371983305"/>
      </w:sdtPr>
      <w:sdtEndPr/>
      <w:sdtContent>
        <w:p w14:paraId="2BBFB130" w14:textId="77777777" w:rsidR="00C34E51" w:rsidRPr="00C34E51" w:rsidRDefault="00686957">
          <w:pPr>
            <w:pBdr>
              <w:top w:val="nil"/>
              <w:left w:val="nil"/>
              <w:bottom w:val="nil"/>
              <w:right w:val="nil"/>
              <w:between w:val="nil"/>
            </w:pBdr>
            <w:ind w:left="720" w:hanging="720"/>
            <w:jc w:val="both"/>
            <w:rPr>
              <w:del w:id="828" w:author="JUAN CAMILO rairan" w:date="2019-08-12T20:38:00Z"/>
              <w:sz w:val="24"/>
              <w:szCs w:val="24"/>
              <w:rPrChange w:id="829" w:author="APRENDIZ" w:date="2019-08-06T18:43:00Z">
                <w:rPr>
                  <w:del w:id="830" w:author="JUAN CAMILO rairan" w:date="2019-08-12T20:38:00Z"/>
                  <w:b/>
                  <w:color w:val="000000"/>
                  <w:sz w:val="28"/>
                  <w:szCs w:val="28"/>
                </w:rPr>
              </w:rPrChange>
            </w:rPr>
            <w:pPrChange w:id="831" w:author="APRENDIZ" w:date="2019-08-06T18:43:00Z">
              <w:pPr>
                <w:pBdr>
                  <w:top w:val="nil"/>
                  <w:left w:val="nil"/>
                  <w:bottom w:val="nil"/>
                  <w:right w:val="nil"/>
                  <w:between w:val="nil"/>
                </w:pBdr>
                <w:ind w:left="720" w:hanging="720"/>
              </w:pPr>
            </w:pPrChange>
          </w:pPr>
          <w:sdt>
            <w:sdtPr>
              <w:tag w:val="goog_rdk_780"/>
              <w:id w:val="2031595429"/>
            </w:sdtPr>
            <w:sdtEndPr/>
            <w:sdtContent>
              <w:sdt>
                <w:sdtPr>
                  <w:tag w:val="goog_rdk_781"/>
                  <w:id w:val="870038160"/>
                </w:sdtPr>
                <w:sdtEndPr/>
                <w:sdtContent/>
              </w:sdt>
            </w:sdtContent>
          </w:sdt>
        </w:p>
      </w:sdtContent>
    </w:sdt>
    <w:sdt>
      <w:sdtPr>
        <w:tag w:val="goog_rdk_785"/>
        <w:id w:val="369895105"/>
      </w:sdtPr>
      <w:sdtEndPr/>
      <w:sdtContent>
        <w:p w14:paraId="73FD538E" w14:textId="77777777" w:rsidR="00C34E51" w:rsidRPr="00C34E51" w:rsidRDefault="00686957">
          <w:pPr>
            <w:pBdr>
              <w:top w:val="nil"/>
              <w:left w:val="nil"/>
              <w:bottom w:val="nil"/>
              <w:right w:val="nil"/>
              <w:between w:val="nil"/>
            </w:pBdr>
            <w:ind w:left="720" w:hanging="720"/>
            <w:jc w:val="both"/>
            <w:rPr>
              <w:del w:id="832" w:author="JUAN CAMILO rairan" w:date="2019-08-12T20:38:00Z"/>
              <w:sz w:val="24"/>
              <w:szCs w:val="24"/>
              <w:rPrChange w:id="833" w:author="APRENDIZ" w:date="2019-08-06T18:43:00Z">
                <w:rPr>
                  <w:del w:id="834" w:author="JUAN CAMILO rairan" w:date="2019-08-12T20:38:00Z"/>
                  <w:b/>
                  <w:color w:val="000000"/>
                  <w:sz w:val="28"/>
                  <w:szCs w:val="28"/>
                </w:rPr>
              </w:rPrChange>
            </w:rPr>
            <w:pPrChange w:id="835" w:author="APRENDIZ" w:date="2019-08-06T18:43:00Z">
              <w:pPr>
                <w:pBdr>
                  <w:top w:val="nil"/>
                  <w:left w:val="nil"/>
                  <w:bottom w:val="nil"/>
                  <w:right w:val="nil"/>
                  <w:between w:val="nil"/>
                </w:pBdr>
                <w:ind w:left="720" w:hanging="720"/>
              </w:pPr>
            </w:pPrChange>
          </w:pPr>
          <w:sdt>
            <w:sdtPr>
              <w:tag w:val="goog_rdk_783"/>
              <w:id w:val="-1773088721"/>
            </w:sdtPr>
            <w:sdtEndPr/>
            <w:sdtContent>
              <w:sdt>
                <w:sdtPr>
                  <w:tag w:val="goog_rdk_784"/>
                  <w:id w:val="-902287761"/>
                </w:sdtPr>
                <w:sdtEndPr/>
                <w:sdtContent/>
              </w:sdt>
            </w:sdtContent>
          </w:sdt>
        </w:p>
      </w:sdtContent>
    </w:sdt>
    <w:sdt>
      <w:sdtPr>
        <w:tag w:val="goog_rdk_788"/>
        <w:id w:val="439651654"/>
      </w:sdtPr>
      <w:sdtEndPr/>
      <w:sdtContent>
        <w:p w14:paraId="587B559C" w14:textId="77777777" w:rsidR="00C34E51" w:rsidRPr="00C34E51" w:rsidRDefault="00686957">
          <w:pPr>
            <w:pBdr>
              <w:top w:val="nil"/>
              <w:left w:val="nil"/>
              <w:bottom w:val="nil"/>
              <w:right w:val="nil"/>
              <w:between w:val="nil"/>
            </w:pBdr>
            <w:ind w:left="720" w:hanging="720"/>
            <w:jc w:val="both"/>
            <w:rPr>
              <w:del w:id="836" w:author="JUAN CAMILO rairan" w:date="2019-08-12T20:38:00Z"/>
              <w:sz w:val="24"/>
              <w:szCs w:val="24"/>
              <w:rPrChange w:id="837" w:author="APRENDIZ" w:date="2019-08-06T18:43:00Z">
                <w:rPr>
                  <w:del w:id="838" w:author="JUAN CAMILO rairan" w:date="2019-08-12T20:38:00Z"/>
                  <w:b/>
                  <w:color w:val="000000"/>
                  <w:sz w:val="28"/>
                  <w:szCs w:val="28"/>
                </w:rPr>
              </w:rPrChange>
            </w:rPr>
            <w:pPrChange w:id="839" w:author="APRENDIZ" w:date="2019-08-06T18:43:00Z">
              <w:pPr>
                <w:pBdr>
                  <w:top w:val="nil"/>
                  <w:left w:val="nil"/>
                  <w:bottom w:val="nil"/>
                  <w:right w:val="nil"/>
                  <w:between w:val="nil"/>
                </w:pBdr>
                <w:ind w:left="720" w:hanging="720"/>
              </w:pPr>
            </w:pPrChange>
          </w:pPr>
          <w:sdt>
            <w:sdtPr>
              <w:tag w:val="goog_rdk_786"/>
              <w:id w:val="958065830"/>
            </w:sdtPr>
            <w:sdtEndPr/>
            <w:sdtContent>
              <w:sdt>
                <w:sdtPr>
                  <w:tag w:val="goog_rdk_787"/>
                  <w:id w:val="204612807"/>
                </w:sdtPr>
                <w:sdtEndPr/>
                <w:sdtContent/>
              </w:sdt>
            </w:sdtContent>
          </w:sdt>
        </w:p>
      </w:sdtContent>
    </w:sdt>
    <w:sdt>
      <w:sdtPr>
        <w:tag w:val="goog_rdk_791"/>
        <w:id w:val="-638108378"/>
      </w:sdtPr>
      <w:sdtEndPr/>
      <w:sdtContent>
        <w:p w14:paraId="0E903896" w14:textId="77777777" w:rsidR="00C34E51" w:rsidRPr="00C34E51" w:rsidRDefault="00686957">
          <w:pPr>
            <w:numPr>
              <w:ilvl w:val="0"/>
              <w:numId w:val="4"/>
            </w:numPr>
            <w:pBdr>
              <w:top w:val="nil"/>
              <w:left w:val="nil"/>
              <w:bottom w:val="nil"/>
              <w:right w:val="nil"/>
              <w:between w:val="nil"/>
            </w:pBdr>
            <w:jc w:val="both"/>
            <w:rPr>
              <w:del w:id="840" w:author="JUAN CAMILO rairan" w:date="2019-08-12T20:38:00Z"/>
              <w:rPrChange w:id="841" w:author="APRENDIZ" w:date="2019-08-06T18:43:00Z">
                <w:rPr>
                  <w:del w:id="842" w:author="JUAN CAMILO rairan" w:date="2019-08-12T20:38:00Z"/>
                  <w:color w:val="000000"/>
                  <w:highlight w:val="white"/>
                </w:rPr>
              </w:rPrChange>
            </w:rPr>
            <w:pPrChange w:id="843" w:author="APRENDIZ" w:date="2019-08-06T18:43:00Z">
              <w:pPr>
                <w:numPr>
                  <w:numId w:val="4"/>
                </w:numPr>
                <w:pBdr>
                  <w:top w:val="nil"/>
                  <w:left w:val="nil"/>
                  <w:bottom w:val="nil"/>
                  <w:right w:val="nil"/>
                  <w:between w:val="nil"/>
                </w:pBdr>
                <w:ind w:left="643" w:hanging="360"/>
              </w:pPr>
            </w:pPrChange>
          </w:pPr>
          <w:sdt>
            <w:sdtPr>
              <w:tag w:val="goog_rdk_789"/>
              <w:id w:val="485371010"/>
            </w:sdtPr>
            <w:sdtEndPr/>
            <w:sdtContent>
              <w:del w:id="844" w:author="JUAN CAMILO rairan" w:date="2019-08-12T20:38:00Z">
                <w:r w:rsidR="00B14802">
                  <w:rPr>
                    <w:color w:val="000000"/>
                    <w:sz w:val="24"/>
                    <w:szCs w:val="24"/>
                    <w:highlight w:val="white"/>
                  </w:rPr>
                  <w:delText>Una vez se hayan actualizado, vamos a ejecutar el siguiente comando con el fin de instalar los paquetes para el servidor de comunidad MySQL, el cliente y los archivos comunes de la base de datos de este</w:delText>
                </w:r>
              </w:del>
              <w:sdt>
                <w:sdtPr>
                  <w:tag w:val="goog_rdk_790"/>
                  <w:id w:val="316474604"/>
                </w:sdtPr>
                <w:sdtEndPr/>
                <w:sdtContent/>
              </w:sdt>
            </w:sdtContent>
          </w:sdt>
        </w:p>
      </w:sdtContent>
    </w:sdt>
    <w:sdt>
      <w:sdtPr>
        <w:tag w:val="goog_rdk_799"/>
        <w:id w:val="-1190993946"/>
      </w:sdtPr>
      <w:sdtEndPr/>
      <w:sdtContent>
        <w:p w14:paraId="4DD79015" w14:textId="77777777" w:rsidR="00C34E51" w:rsidRPr="00C34E51" w:rsidRDefault="00686957">
          <w:pPr>
            <w:numPr>
              <w:ilvl w:val="0"/>
              <w:numId w:val="4"/>
            </w:numPr>
            <w:jc w:val="both"/>
            <w:rPr>
              <w:del w:id="845" w:author="JUAN CAMILO rairan" w:date="2019-08-12T20:38:00Z"/>
              <w:rPrChange w:id="846" w:author="APRENDIZ" w:date="2019-08-06T18:53:00Z">
                <w:rPr>
                  <w:del w:id="847" w:author="JUAN CAMILO rairan" w:date="2019-08-12T20:38:00Z"/>
                  <w:color w:val="000000"/>
                  <w:sz w:val="24"/>
                  <w:szCs w:val="24"/>
                </w:rPr>
              </w:rPrChange>
            </w:rPr>
            <w:pPrChange w:id="848" w:author="APRENDIZ" w:date="2019-08-06T18:53:00Z">
              <w:pPr>
                <w:spacing w:line="240" w:lineRule="auto"/>
              </w:pPr>
            </w:pPrChange>
          </w:pPr>
          <w:sdt>
            <w:sdtPr>
              <w:tag w:val="goog_rdk_792"/>
              <w:id w:val="729891583"/>
            </w:sdtPr>
            <w:sdtEndPr/>
            <w:sdtContent>
              <w:del w:id="849" w:author="JUAN CAMILO rairan" w:date="2019-08-12T20:38:00Z">
                <w:r w:rsidR="00B14802">
                  <w:rPr>
                    <w:color w:val="000000"/>
                    <w:sz w:val="24"/>
                    <w:szCs w:val="24"/>
                  </w:rPr>
                  <w:delText xml:space="preserve">      sudo apt install mysql</w:delText>
                </w:r>
              </w:del>
            </w:sdtContent>
          </w:sdt>
          <w:sdt>
            <w:sdtPr>
              <w:tag w:val="goog_rdk_793"/>
              <w:id w:val="-2058151269"/>
            </w:sdtPr>
            <w:sdtEndPr/>
            <w:sdtContent>
              <w:del w:id="850" w:author="JUAN CAMILO rairan" w:date="2019-08-12T20:38:00Z">
                <w:r w:rsidR="00B14802">
                  <w:rPr>
                    <w:color w:val="666600"/>
                    <w:sz w:val="24"/>
                    <w:szCs w:val="24"/>
                  </w:rPr>
                  <w:delText>-</w:delText>
                </w:r>
                <w:r w:rsidR="00B14802">
                  <w:rPr>
                    <w:color w:val="000000"/>
                    <w:sz w:val="24"/>
                    <w:szCs w:val="24"/>
                  </w:rPr>
                  <w:delText>server</w:delText>
                </w:r>
              </w:del>
            </w:sdtContent>
          </w:sdt>
          <w:sdt>
            <w:sdtPr>
              <w:tag w:val="goog_rdk_794"/>
              <w:id w:val="785785032"/>
            </w:sdtPr>
            <w:sdtEndPr/>
            <w:sdtContent>
              <w:customXmlInsRangeStart w:id="851" w:author="APRENDIZ" w:date="2019-08-06T18:53:00Z"/>
              <w:sdt>
                <w:sdtPr>
                  <w:tag w:val="goog_rdk_795"/>
                  <w:id w:val="-115597732"/>
                </w:sdtPr>
                <w:sdtEndPr/>
                <w:sdtContent>
                  <w:customXmlInsRangeEnd w:id="851"/>
                  <w:customXmlInsRangeStart w:id="852" w:author="APRENDIZ" w:date="2019-08-06T18:53:00Z"/>
                </w:sdtContent>
              </w:sdt>
              <w:customXmlInsRangeEnd w:id="852"/>
              <w:sdt>
                <w:sdtPr>
                  <w:tag w:val="goog_rdk_796"/>
                  <w:id w:val="-97568244"/>
                </w:sdtPr>
                <w:sdtEndPr/>
                <w:sdtContent>
                  <w:ins w:id="853" w:author="APRENDIZ" w:date="2019-08-06T18:53:00Z">
                    <w:del w:id="854" w:author="JUAN CAMILO rairan" w:date="2019-08-12T20:38:00Z">
                      <w:r w:rsidR="00B14802">
                        <w:rPr>
                          <w:color w:val="000000"/>
                          <w:sz w:val="24"/>
                          <w:szCs w:val="24"/>
                          <w:rPrChange w:id="855" w:author="JUAN CAMILO rairan" w:date="2019-08-12T19:30:00Z">
                            <w:rPr>
                              <w:sz w:val="24"/>
                              <w:szCs w:val="24"/>
                            </w:rPr>
                          </w:rPrChange>
                        </w:rPr>
                        <w:delText xml:space="preserve"> ,</w:delText>
                      </w:r>
                    </w:del>
                  </w:ins>
                </w:sdtContent>
              </w:sdt>
            </w:sdtContent>
          </w:sdt>
          <w:sdt>
            <w:sdtPr>
              <w:tag w:val="goog_rdk_797"/>
              <w:id w:val="-2013990858"/>
            </w:sdtPr>
            <w:sdtEndPr/>
            <w:sdtContent>
              <w:sdt>
                <w:sdtPr>
                  <w:tag w:val="goog_rdk_798"/>
                  <w:id w:val="-354187839"/>
                </w:sdtPr>
                <w:sdtEndPr/>
                <w:sdtContent/>
              </w:sdt>
            </w:sdtContent>
          </w:sdt>
        </w:p>
      </w:sdtContent>
    </w:sdt>
    <w:sdt>
      <w:sdtPr>
        <w:tag w:val="goog_rdk_803"/>
        <w:id w:val="1364091189"/>
      </w:sdtPr>
      <w:sdtEndPr/>
      <w:sdtContent>
        <w:p w14:paraId="61BF5B4E" w14:textId="77777777" w:rsidR="00C34E51" w:rsidRPr="00C34E51" w:rsidRDefault="00686957">
          <w:pPr>
            <w:ind w:left="720" w:hanging="720"/>
            <w:rPr>
              <w:del w:id="856" w:author="JUAN CAMILO rairan" w:date="2019-08-12T20:38:00Z"/>
              <w:rPrChange w:id="857" w:author="APRENDIZ" w:date="2019-08-06T18:53:00Z">
                <w:rPr>
                  <w:del w:id="858" w:author="JUAN CAMILO rairan" w:date="2019-08-12T20:38:00Z"/>
                  <w:color w:val="000000"/>
                  <w:sz w:val="24"/>
                  <w:szCs w:val="24"/>
                </w:rPr>
              </w:rPrChange>
            </w:rPr>
            <w:pPrChange w:id="859" w:author="APRENDIZ" w:date="2019-08-06T18:53:00Z">
              <w:pPr>
                <w:spacing w:line="240" w:lineRule="auto"/>
              </w:pPr>
            </w:pPrChange>
          </w:pPr>
          <w:sdt>
            <w:sdtPr>
              <w:tag w:val="goog_rdk_800"/>
              <w:id w:val="2069528386"/>
            </w:sdtPr>
            <w:sdtEndPr/>
            <w:sdtContent>
              <w:sdt>
                <w:sdtPr>
                  <w:tag w:val="goog_rdk_801"/>
                  <w:id w:val="-194317576"/>
                </w:sdtPr>
                <w:sdtEndPr/>
                <w:sdtContent>
                  <w:del w:id="860" w:author="JUAN CAMILO rairan" w:date="2019-08-12T20:38:00Z">
                    <w:r w:rsidR="00B14802">
                      <w:rPr>
                        <w:sz w:val="24"/>
                        <w:szCs w:val="24"/>
                        <w:rPrChange w:id="861" w:author="APRENDIZ" w:date="2019-08-06T18:50:00Z">
                          <w:rPr>
                            <w:color w:val="000000"/>
                            <w:sz w:val="24"/>
                            <w:szCs w:val="24"/>
                          </w:rPr>
                        </w:rPrChange>
                      </w:rPr>
                      <w:delText xml:space="preserve">nos mostrara lo siguiente </w:delText>
                    </w:r>
                  </w:del>
                </w:sdtContent>
              </w:sdt>
              <w:customXmlDelRangeStart w:id="862" w:author="JUAN CAMILO rairan" w:date="2019-08-12T20:38:00Z"/>
              <w:sdt>
                <w:sdtPr>
                  <w:tag w:val="goog_rdk_802"/>
                  <w:id w:val="-2139405122"/>
                </w:sdtPr>
                <w:sdtEndPr/>
                <w:sdtContent>
                  <w:customXmlDelRangeEnd w:id="862"/>
                  <w:customXmlDelRangeStart w:id="863" w:author="JUAN CAMILO rairan" w:date="2019-08-12T20:38:00Z"/>
                </w:sdtContent>
              </w:sdt>
              <w:customXmlDelRangeEnd w:id="863"/>
            </w:sdtContent>
          </w:sdt>
        </w:p>
      </w:sdtContent>
    </w:sdt>
    <w:sdt>
      <w:sdtPr>
        <w:tag w:val="goog_rdk_811"/>
        <w:id w:val="-2120211626"/>
      </w:sdtPr>
      <w:sdtEndPr/>
      <w:sdtContent>
        <w:p w14:paraId="051EABD6" w14:textId="77777777" w:rsidR="00C34E51" w:rsidRPr="00C34E51" w:rsidRDefault="00686957">
          <w:pPr>
            <w:numPr>
              <w:ilvl w:val="0"/>
              <w:numId w:val="4"/>
            </w:numPr>
            <w:jc w:val="both"/>
            <w:rPr>
              <w:del w:id="864" w:author="JUAN CAMILO rairan" w:date="2019-08-12T20:38:00Z"/>
              <w:rPrChange w:id="865" w:author="APRENDIZ" w:date="2019-08-06T18:53:00Z">
                <w:rPr>
                  <w:del w:id="866" w:author="JUAN CAMILO rairan" w:date="2019-08-12T20:38:00Z"/>
                  <w:color w:val="000000"/>
                  <w:sz w:val="24"/>
                  <w:szCs w:val="24"/>
                </w:rPr>
              </w:rPrChange>
            </w:rPr>
            <w:pPrChange w:id="867" w:author="APRENDIZ" w:date="2019-08-06T18:53:00Z">
              <w:pPr>
                <w:spacing w:line="240" w:lineRule="auto"/>
              </w:pPr>
            </w:pPrChange>
          </w:pPr>
          <w:sdt>
            <w:sdtPr>
              <w:tag w:val="goog_rdk_806"/>
              <w:id w:val="-1386946964"/>
            </w:sdtPr>
            <w:sdtEndPr/>
            <w:sdtContent>
              <w:customXmlInsRangeStart w:id="868" w:author="APRENDIZ" w:date="2019-08-06T18:53:00Z"/>
              <w:sdt>
                <w:sdtPr>
                  <w:tag w:val="goog_rdk_807"/>
                  <w:id w:val="-1869668767"/>
                </w:sdtPr>
                <w:sdtEndPr/>
                <w:sdtContent>
                  <w:customXmlInsRangeEnd w:id="868"/>
                  <w:ins w:id="869" w:author="APRENDIZ" w:date="2019-08-06T18:53:00Z">
                    <w:del w:id="870" w:author="JUAN CAMILO rairan" w:date="2019-08-12T20:38:00Z">
                      <w:r w:rsidR="00B14802">
                        <w:rPr>
                          <w:sz w:val="24"/>
                          <w:szCs w:val="24"/>
                        </w:rPr>
                        <w:delText>,</w:delText>
                      </w:r>
                    </w:del>
                  </w:ins>
                  <w:customXmlInsRangeStart w:id="871" w:author="APRENDIZ" w:date="2019-08-06T18:53:00Z"/>
                </w:sdtContent>
              </w:sdt>
              <w:customXmlInsRangeEnd w:id="871"/>
            </w:sdtContent>
          </w:sdt>
          <w:sdt>
            <w:sdtPr>
              <w:tag w:val="goog_rdk_808"/>
              <w:id w:val="-1514761641"/>
            </w:sdtPr>
            <w:sdtEndPr/>
            <w:sdtContent>
              <w:sdt>
                <w:sdtPr>
                  <w:tag w:val="goog_rdk_809"/>
                  <w:id w:val="1322544760"/>
                </w:sdtPr>
                <w:sdtEndPr/>
                <w:sdtContent>
                  <w:del w:id="872" w:author="JUAN CAMILO rairan" w:date="2019-08-12T20:38:00Z">
                    <w:r w:rsidR="00B14802">
                      <w:rPr>
                        <w:sz w:val="24"/>
                        <w:szCs w:val="24"/>
                        <w:rPrChange w:id="873" w:author="APRENDIZ" w:date="2019-08-06T18:50:00Z">
                          <w:rPr>
                            <w:color w:val="000000"/>
                            <w:sz w:val="24"/>
                            <w:szCs w:val="24"/>
                          </w:rPr>
                        </w:rPrChange>
                      </w:rPr>
                      <w:delText xml:space="preserve">nos pedirá una confirmación y le daremos la letra S </w:delText>
                    </w:r>
                  </w:del>
                </w:sdtContent>
              </w:sdt>
              <w:customXmlDelRangeStart w:id="874" w:author="JUAN CAMILO rairan" w:date="2019-08-12T20:38:00Z"/>
              <w:sdt>
                <w:sdtPr>
                  <w:tag w:val="goog_rdk_810"/>
                  <w:id w:val="1572920923"/>
                </w:sdtPr>
                <w:sdtEndPr/>
                <w:sdtContent>
                  <w:customXmlDelRangeEnd w:id="874"/>
                  <w:customXmlDelRangeStart w:id="875" w:author="JUAN CAMILO rairan" w:date="2019-08-12T20:38:00Z"/>
                </w:sdtContent>
              </w:sdt>
              <w:customXmlDelRangeEnd w:id="875"/>
            </w:sdtContent>
          </w:sdt>
        </w:p>
      </w:sdtContent>
    </w:sdt>
    <w:sdt>
      <w:sdtPr>
        <w:tag w:val="goog_rdk_814"/>
        <w:id w:val="-205644236"/>
      </w:sdtPr>
      <w:sdtEndPr/>
      <w:sdtContent>
        <w:p w14:paraId="04B2E4D2" w14:textId="77777777" w:rsidR="00C34E51" w:rsidRPr="00C34E51" w:rsidRDefault="00686957">
          <w:pPr>
            <w:spacing w:line="240" w:lineRule="auto"/>
            <w:jc w:val="both"/>
            <w:rPr>
              <w:del w:id="876" w:author="JUAN CAMILO rairan" w:date="2019-08-12T20:38:00Z"/>
              <w:sz w:val="24"/>
              <w:szCs w:val="24"/>
              <w:rPrChange w:id="877" w:author="APRENDIZ" w:date="2019-08-06T18:43:00Z">
                <w:rPr>
                  <w:del w:id="878" w:author="JUAN CAMILO rairan" w:date="2019-08-12T20:38:00Z"/>
                  <w:rFonts w:ascii="Courier New" w:eastAsia="Courier New" w:hAnsi="Courier New" w:cs="Courier New"/>
                  <w:sz w:val="20"/>
                  <w:szCs w:val="20"/>
                </w:rPr>
              </w:rPrChange>
            </w:rPr>
            <w:pPrChange w:id="879" w:author="APRENDIZ" w:date="2019-08-06T18:43:00Z">
              <w:pPr>
                <w:spacing w:line="240" w:lineRule="auto"/>
              </w:pPr>
            </w:pPrChange>
          </w:pPr>
          <w:sdt>
            <w:sdtPr>
              <w:tag w:val="goog_rdk_812"/>
              <w:id w:val="-423192560"/>
            </w:sdtPr>
            <w:sdtEndPr/>
            <w:sdtContent>
              <w:sdt>
                <w:sdtPr>
                  <w:tag w:val="goog_rdk_813"/>
                  <w:id w:val="-247354535"/>
                </w:sdtPr>
                <w:sdtEndPr/>
                <w:sdtContent/>
              </w:sdt>
              <w:del w:id="880" w:author="JUAN CAMILO rairan" w:date="2019-08-12T20:38:00Z">
                <w:r w:rsidR="00B14802">
                  <w:rPr>
                    <w:noProof/>
                  </w:rPr>
                  <w:drawing>
                    <wp:anchor distT="0" distB="0" distL="114300" distR="114300" simplePos="0" relativeHeight="251661312" behindDoc="0" locked="0" layoutInCell="1" hidden="0" allowOverlap="1" wp14:anchorId="2092938D" wp14:editId="32334C2F">
                      <wp:simplePos x="0" y="0"/>
                      <wp:positionH relativeFrom="column">
                        <wp:posOffset>697831</wp:posOffset>
                      </wp:positionH>
                      <wp:positionV relativeFrom="paragraph">
                        <wp:posOffset>143744</wp:posOffset>
                      </wp:positionV>
                      <wp:extent cx="4547937" cy="3415326"/>
                      <wp:effectExtent l="0" t="0" r="0" b="0"/>
                      <wp:wrapSquare wrapText="bothSides" distT="0" distB="0" distL="114300" distR="114300"/>
                      <wp:docPr id="1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4547937" cy="3415326"/>
                              </a:xfrm>
                              <a:prstGeom prst="rect">
                                <a:avLst/>
                              </a:prstGeom>
                              <a:ln/>
                            </pic:spPr>
                          </pic:pic>
                        </a:graphicData>
                      </a:graphic>
                    </wp:anchor>
                  </w:drawing>
                </w:r>
              </w:del>
            </w:sdtContent>
          </w:sdt>
        </w:p>
      </w:sdtContent>
    </w:sdt>
    <w:sdt>
      <w:sdtPr>
        <w:tag w:val="goog_rdk_817"/>
        <w:id w:val="1787544133"/>
      </w:sdtPr>
      <w:sdtEndPr/>
      <w:sdtContent>
        <w:p w14:paraId="5E0108FB" w14:textId="77777777" w:rsidR="00C34E51" w:rsidRPr="00C34E51" w:rsidRDefault="00686957">
          <w:pPr>
            <w:pBdr>
              <w:top w:val="nil"/>
              <w:left w:val="nil"/>
              <w:bottom w:val="nil"/>
              <w:right w:val="nil"/>
              <w:between w:val="nil"/>
            </w:pBdr>
            <w:ind w:left="720" w:hanging="720"/>
            <w:jc w:val="both"/>
            <w:rPr>
              <w:del w:id="881" w:author="JUAN CAMILO rairan" w:date="2019-08-12T20:38:00Z"/>
              <w:rPrChange w:id="882" w:author="APRENDIZ" w:date="2019-08-06T18:43:00Z">
                <w:rPr>
                  <w:del w:id="883" w:author="JUAN CAMILO rairan" w:date="2019-08-12T20:38:00Z"/>
                  <w:b/>
                  <w:color w:val="000000"/>
                  <w:sz w:val="24"/>
                  <w:szCs w:val="24"/>
                </w:rPr>
              </w:rPrChange>
            </w:rPr>
            <w:pPrChange w:id="884" w:author="APRENDIZ" w:date="2019-08-06T18:43:00Z">
              <w:pPr>
                <w:pBdr>
                  <w:top w:val="nil"/>
                  <w:left w:val="nil"/>
                  <w:bottom w:val="nil"/>
                  <w:right w:val="nil"/>
                  <w:between w:val="nil"/>
                </w:pBdr>
                <w:ind w:left="720" w:hanging="720"/>
              </w:pPr>
            </w:pPrChange>
          </w:pPr>
          <w:sdt>
            <w:sdtPr>
              <w:tag w:val="goog_rdk_815"/>
              <w:id w:val="-1403125452"/>
            </w:sdtPr>
            <w:sdtEndPr/>
            <w:sdtContent>
              <w:sdt>
                <w:sdtPr>
                  <w:tag w:val="goog_rdk_816"/>
                  <w:id w:val="232138718"/>
                </w:sdtPr>
                <w:sdtEndPr/>
                <w:sdtContent/>
              </w:sdt>
            </w:sdtContent>
          </w:sdt>
        </w:p>
      </w:sdtContent>
    </w:sdt>
    <w:sdt>
      <w:sdtPr>
        <w:tag w:val="goog_rdk_820"/>
        <w:id w:val="2076086742"/>
      </w:sdtPr>
      <w:sdtEndPr/>
      <w:sdtContent>
        <w:p w14:paraId="68C263F7" w14:textId="77777777" w:rsidR="00C34E51" w:rsidRPr="00C34E51" w:rsidRDefault="00686957">
          <w:pPr>
            <w:pBdr>
              <w:top w:val="nil"/>
              <w:left w:val="nil"/>
              <w:bottom w:val="nil"/>
              <w:right w:val="nil"/>
              <w:between w:val="nil"/>
            </w:pBdr>
            <w:ind w:left="720" w:hanging="720"/>
            <w:jc w:val="both"/>
            <w:rPr>
              <w:del w:id="885" w:author="JUAN CAMILO rairan" w:date="2019-08-12T20:38:00Z"/>
              <w:rPrChange w:id="886" w:author="APRENDIZ" w:date="2019-08-06T18:43:00Z">
                <w:rPr>
                  <w:del w:id="887" w:author="JUAN CAMILO rairan" w:date="2019-08-12T20:38:00Z"/>
                  <w:b/>
                  <w:color w:val="000000"/>
                  <w:sz w:val="24"/>
                  <w:szCs w:val="24"/>
                </w:rPr>
              </w:rPrChange>
            </w:rPr>
            <w:pPrChange w:id="888" w:author="APRENDIZ" w:date="2019-08-06T18:43:00Z">
              <w:pPr>
                <w:pBdr>
                  <w:top w:val="nil"/>
                  <w:left w:val="nil"/>
                  <w:bottom w:val="nil"/>
                  <w:right w:val="nil"/>
                  <w:between w:val="nil"/>
                </w:pBdr>
                <w:ind w:left="720" w:hanging="720"/>
              </w:pPr>
            </w:pPrChange>
          </w:pPr>
          <w:sdt>
            <w:sdtPr>
              <w:tag w:val="goog_rdk_818"/>
              <w:id w:val="-1568949877"/>
            </w:sdtPr>
            <w:sdtEndPr/>
            <w:sdtContent>
              <w:sdt>
                <w:sdtPr>
                  <w:tag w:val="goog_rdk_819"/>
                  <w:id w:val="884832714"/>
                </w:sdtPr>
                <w:sdtEndPr/>
                <w:sdtContent/>
              </w:sdt>
            </w:sdtContent>
          </w:sdt>
        </w:p>
      </w:sdtContent>
    </w:sdt>
    <w:sdt>
      <w:sdtPr>
        <w:tag w:val="goog_rdk_823"/>
        <w:id w:val="-759596010"/>
      </w:sdtPr>
      <w:sdtEndPr/>
      <w:sdtContent>
        <w:p w14:paraId="0481F252" w14:textId="77777777" w:rsidR="00C34E51" w:rsidRPr="00C34E51" w:rsidRDefault="00686957">
          <w:pPr>
            <w:pBdr>
              <w:top w:val="nil"/>
              <w:left w:val="nil"/>
              <w:bottom w:val="nil"/>
              <w:right w:val="nil"/>
              <w:between w:val="nil"/>
            </w:pBdr>
            <w:ind w:left="720" w:hanging="720"/>
            <w:jc w:val="both"/>
            <w:rPr>
              <w:del w:id="889" w:author="JUAN CAMILO rairan" w:date="2019-08-12T20:38:00Z"/>
              <w:rPrChange w:id="890" w:author="APRENDIZ" w:date="2019-08-06T18:43:00Z">
                <w:rPr>
                  <w:del w:id="891" w:author="JUAN CAMILO rairan" w:date="2019-08-12T20:38:00Z"/>
                  <w:b/>
                  <w:color w:val="000000"/>
                  <w:sz w:val="24"/>
                  <w:szCs w:val="24"/>
                </w:rPr>
              </w:rPrChange>
            </w:rPr>
            <w:pPrChange w:id="892" w:author="APRENDIZ" w:date="2019-08-06T18:43:00Z">
              <w:pPr>
                <w:pBdr>
                  <w:top w:val="nil"/>
                  <w:left w:val="nil"/>
                  <w:bottom w:val="nil"/>
                  <w:right w:val="nil"/>
                  <w:between w:val="nil"/>
                </w:pBdr>
                <w:ind w:left="720" w:hanging="720"/>
              </w:pPr>
            </w:pPrChange>
          </w:pPr>
          <w:sdt>
            <w:sdtPr>
              <w:tag w:val="goog_rdk_821"/>
              <w:id w:val="1055119300"/>
            </w:sdtPr>
            <w:sdtEndPr/>
            <w:sdtContent>
              <w:sdt>
                <w:sdtPr>
                  <w:tag w:val="goog_rdk_822"/>
                  <w:id w:val="616803557"/>
                </w:sdtPr>
                <w:sdtEndPr/>
                <w:sdtContent/>
              </w:sdt>
            </w:sdtContent>
          </w:sdt>
        </w:p>
      </w:sdtContent>
    </w:sdt>
    <w:sdt>
      <w:sdtPr>
        <w:tag w:val="goog_rdk_826"/>
        <w:id w:val="437799232"/>
      </w:sdtPr>
      <w:sdtEndPr/>
      <w:sdtContent>
        <w:p w14:paraId="0839E35F" w14:textId="77777777" w:rsidR="00C34E51" w:rsidRPr="00C34E51" w:rsidRDefault="00686957">
          <w:pPr>
            <w:pBdr>
              <w:top w:val="nil"/>
              <w:left w:val="nil"/>
              <w:bottom w:val="nil"/>
              <w:right w:val="nil"/>
              <w:between w:val="nil"/>
            </w:pBdr>
            <w:ind w:left="720" w:hanging="720"/>
            <w:jc w:val="both"/>
            <w:rPr>
              <w:del w:id="893" w:author="JUAN CAMILO rairan" w:date="2019-08-12T20:38:00Z"/>
              <w:rPrChange w:id="894" w:author="APRENDIZ" w:date="2019-08-06T18:43:00Z">
                <w:rPr>
                  <w:del w:id="895" w:author="JUAN CAMILO rairan" w:date="2019-08-12T20:38:00Z"/>
                  <w:b/>
                  <w:color w:val="000000"/>
                  <w:sz w:val="24"/>
                  <w:szCs w:val="24"/>
                </w:rPr>
              </w:rPrChange>
            </w:rPr>
            <w:pPrChange w:id="896" w:author="APRENDIZ" w:date="2019-08-06T18:43:00Z">
              <w:pPr>
                <w:pBdr>
                  <w:top w:val="nil"/>
                  <w:left w:val="nil"/>
                  <w:bottom w:val="nil"/>
                  <w:right w:val="nil"/>
                  <w:between w:val="nil"/>
                </w:pBdr>
                <w:ind w:left="720" w:hanging="720"/>
              </w:pPr>
            </w:pPrChange>
          </w:pPr>
          <w:sdt>
            <w:sdtPr>
              <w:tag w:val="goog_rdk_824"/>
              <w:id w:val="601000452"/>
            </w:sdtPr>
            <w:sdtEndPr/>
            <w:sdtContent>
              <w:sdt>
                <w:sdtPr>
                  <w:tag w:val="goog_rdk_825"/>
                  <w:id w:val="1128431725"/>
                </w:sdtPr>
                <w:sdtEndPr/>
                <w:sdtContent/>
              </w:sdt>
            </w:sdtContent>
          </w:sdt>
        </w:p>
      </w:sdtContent>
    </w:sdt>
    <w:sdt>
      <w:sdtPr>
        <w:tag w:val="goog_rdk_829"/>
        <w:id w:val="263968122"/>
      </w:sdtPr>
      <w:sdtEndPr/>
      <w:sdtContent>
        <w:p w14:paraId="2FD4741A" w14:textId="77777777" w:rsidR="00C34E51" w:rsidRPr="00C34E51" w:rsidRDefault="00686957">
          <w:pPr>
            <w:pBdr>
              <w:top w:val="nil"/>
              <w:left w:val="nil"/>
              <w:bottom w:val="nil"/>
              <w:right w:val="nil"/>
              <w:between w:val="nil"/>
            </w:pBdr>
            <w:ind w:left="720" w:hanging="720"/>
            <w:jc w:val="both"/>
            <w:rPr>
              <w:del w:id="897" w:author="JUAN CAMILO rairan" w:date="2019-08-12T20:38:00Z"/>
              <w:rPrChange w:id="898" w:author="APRENDIZ" w:date="2019-08-06T18:43:00Z">
                <w:rPr>
                  <w:del w:id="899" w:author="JUAN CAMILO rairan" w:date="2019-08-12T20:38:00Z"/>
                  <w:b/>
                  <w:color w:val="000000"/>
                  <w:sz w:val="24"/>
                  <w:szCs w:val="24"/>
                </w:rPr>
              </w:rPrChange>
            </w:rPr>
            <w:pPrChange w:id="900" w:author="APRENDIZ" w:date="2019-08-06T18:43:00Z">
              <w:pPr>
                <w:pBdr>
                  <w:top w:val="nil"/>
                  <w:left w:val="nil"/>
                  <w:bottom w:val="nil"/>
                  <w:right w:val="nil"/>
                  <w:between w:val="nil"/>
                </w:pBdr>
                <w:ind w:left="720" w:hanging="720"/>
              </w:pPr>
            </w:pPrChange>
          </w:pPr>
          <w:sdt>
            <w:sdtPr>
              <w:tag w:val="goog_rdk_827"/>
              <w:id w:val="-737392643"/>
            </w:sdtPr>
            <w:sdtEndPr/>
            <w:sdtContent>
              <w:sdt>
                <w:sdtPr>
                  <w:tag w:val="goog_rdk_828"/>
                  <w:id w:val="1682235412"/>
                </w:sdtPr>
                <w:sdtEndPr/>
                <w:sdtContent/>
              </w:sdt>
            </w:sdtContent>
          </w:sdt>
        </w:p>
      </w:sdtContent>
    </w:sdt>
    <w:sdt>
      <w:sdtPr>
        <w:tag w:val="goog_rdk_832"/>
        <w:id w:val="-2014051253"/>
      </w:sdtPr>
      <w:sdtEndPr/>
      <w:sdtContent>
        <w:p w14:paraId="0476D2F4" w14:textId="77777777" w:rsidR="00C34E51" w:rsidRPr="00C34E51" w:rsidRDefault="00686957">
          <w:pPr>
            <w:pBdr>
              <w:top w:val="nil"/>
              <w:left w:val="nil"/>
              <w:bottom w:val="nil"/>
              <w:right w:val="nil"/>
              <w:between w:val="nil"/>
            </w:pBdr>
            <w:ind w:left="720" w:hanging="720"/>
            <w:jc w:val="both"/>
            <w:rPr>
              <w:del w:id="901" w:author="JUAN CAMILO rairan" w:date="2019-08-12T20:38:00Z"/>
              <w:rPrChange w:id="902" w:author="APRENDIZ" w:date="2019-08-06T18:43:00Z">
                <w:rPr>
                  <w:del w:id="903" w:author="JUAN CAMILO rairan" w:date="2019-08-12T20:38:00Z"/>
                  <w:b/>
                  <w:color w:val="000000"/>
                  <w:sz w:val="24"/>
                  <w:szCs w:val="24"/>
                </w:rPr>
              </w:rPrChange>
            </w:rPr>
            <w:pPrChange w:id="904" w:author="APRENDIZ" w:date="2019-08-06T18:43:00Z">
              <w:pPr>
                <w:pBdr>
                  <w:top w:val="nil"/>
                  <w:left w:val="nil"/>
                  <w:bottom w:val="nil"/>
                  <w:right w:val="nil"/>
                  <w:between w:val="nil"/>
                </w:pBdr>
                <w:ind w:left="720" w:hanging="720"/>
              </w:pPr>
            </w:pPrChange>
          </w:pPr>
          <w:sdt>
            <w:sdtPr>
              <w:tag w:val="goog_rdk_830"/>
              <w:id w:val="826250429"/>
            </w:sdtPr>
            <w:sdtEndPr/>
            <w:sdtContent>
              <w:sdt>
                <w:sdtPr>
                  <w:tag w:val="goog_rdk_831"/>
                  <w:id w:val="348076142"/>
                </w:sdtPr>
                <w:sdtEndPr/>
                <w:sdtContent/>
              </w:sdt>
            </w:sdtContent>
          </w:sdt>
        </w:p>
      </w:sdtContent>
    </w:sdt>
    <w:sdt>
      <w:sdtPr>
        <w:tag w:val="goog_rdk_835"/>
        <w:id w:val="-338236249"/>
      </w:sdtPr>
      <w:sdtEndPr/>
      <w:sdtContent>
        <w:p w14:paraId="5D879562" w14:textId="77777777" w:rsidR="00C34E51" w:rsidRPr="00C34E51" w:rsidRDefault="00686957">
          <w:pPr>
            <w:pBdr>
              <w:top w:val="nil"/>
              <w:left w:val="nil"/>
              <w:bottom w:val="nil"/>
              <w:right w:val="nil"/>
              <w:between w:val="nil"/>
            </w:pBdr>
            <w:ind w:left="720" w:hanging="720"/>
            <w:jc w:val="both"/>
            <w:rPr>
              <w:del w:id="905" w:author="JUAN CAMILO rairan" w:date="2019-08-12T20:38:00Z"/>
              <w:rPrChange w:id="906" w:author="APRENDIZ" w:date="2019-08-06T18:43:00Z">
                <w:rPr>
                  <w:del w:id="907" w:author="JUAN CAMILO rairan" w:date="2019-08-12T20:38:00Z"/>
                  <w:b/>
                  <w:color w:val="000000"/>
                  <w:sz w:val="24"/>
                  <w:szCs w:val="24"/>
                </w:rPr>
              </w:rPrChange>
            </w:rPr>
            <w:pPrChange w:id="908" w:author="APRENDIZ" w:date="2019-08-06T18:43:00Z">
              <w:pPr>
                <w:pBdr>
                  <w:top w:val="nil"/>
                  <w:left w:val="nil"/>
                  <w:bottom w:val="nil"/>
                  <w:right w:val="nil"/>
                  <w:between w:val="nil"/>
                </w:pBdr>
                <w:ind w:left="720" w:hanging="720"/>
              </w:pPr>
            </w:pPrChange>
          </w:pPr>
          <w:sdt>
            <w:sdtPr>
              <w:tag w:val="goog_rdk_833"/>
              <w:id w:val="-1946379138"/>
            </w:sdtPr>
            <w:sdtEndPr/>
            <w:sdtContent>
              <w:sdt>
                <w:sdtPr>
                  <w:tag w:val="goog_rdk_834"/>
                  <w:id w:val="33248167"/>
                </w:sdtPr>
                <w:sdtEndPr/>
                <w:sdtContent/>
              </w:sdt>
            </w:sdtContent>
          </w:sdt>
        </w:p>
      </w:sdtContent>
    </w:sdt>
    <w:sdt>
      <w:sdtPr>
        <w:tag w:val="goog_rdk_838"/>
        <w:id w:val="1135685889"/>
      </w:sdtPr>
      <w:sdtEndPr/>
      <w:sdtContent>
        <w:p w14:paraId="357ABA07" w14:textId="77777777" w:rsidR="00C34E51" w:rsidRPr="00C34E51" w:rsidRDefault="00686957">
          <w:pPr>
            <w:pBdr>
              <w:top w:val="nil"/>
              <w:left w:val="nil"/>
              <w:bottom w:val="nil"/>
              <w:right w:val="nil"/>
              <w:between w:val="nil"/>
            </w:pBdr>
            <w:ind w:left="720" w:hanging="720"/>
            <w:jc w:val="both"/>
            <w:rPr>
              <w:del w:id="909" w:author="JUAN CAMILO rairan" w:date="2019-08-12T20:38:00Z"/>
              <w:rPrChange w:id="910" w:author="APRENDIZ" w:date="2019-08-06T18:43:00Z">
                <w:rPr>
                  <w:del w:id="911" w:author="JUAN CAMILO rairan" w:date="2019-08-12T20:38:00Z"/>
                  <w:b/>
                  <w:color w:val="000000"/>
                  <w:sz w:val="24"/>
                  <w:szCs w:val="24"/>
                </w:rPr>
              </w:rPrChange>
            </w:rPr>
            <w:pPrChange w:id="912" w:author="APRENDIZ" w:date="2019-08-06T18:43:00Z">
              <w:pPr>
                <w:pBdr>
                  <w:top w:val="nil"/>
                  <w:left w:val="nil"/>
                  <w:bottom w:val="nil"/>
                  <w:right w:val="nil"/>
                  <w:between w:val="nil"/>
                </w:pBdr>
                <w:ind w:left="720" w:hanging="720"/>
              </w:pPr>
            </w:pPrChange>
          </w:pPr>
          <w:sdt>
            <w:sdtPr>
              <w:tag w:val="goog_rdk_836"/>
              <w:id w:val="-1727058958"/>
            </w:sdtPr>
            <w:sdtEndPr/>
            <w:sdtContent>
              <w:sdt>
                <w:sdtPr>
                  <w:tag w:val="goog_rdk_837"/>
                  <w:id w:val="1103298474"/>
                </w:sdtPr>
                <w:sdtEndPr/>
                <w:sdtContent/>
              </w:sdt>
            </w:sdtContent>
          </w:sdt>
        </w:p>
      </w:sdtContent>
    </w:sdt>
    <w:sdt>
      <w:sdtPr>
        <w:tag w:val="goog_rdk_841"/>
        <w:id w:val="-1157754618"/>
      </w:sdtPr>
      <w:sdtEndPr/>
      <w:sdtContent>
        <w:p w14:paraId="403F67D3" w14:textId="77777777" w:rsidR="00C34E51" w:rsidRPr="00C34E51" w:rsidRDefault="00686957">
          <w:pPr>
            <w:pBdr>
              <w:top w:val="nil"/>
              <w:left w:val="nil"/>
              <w:bottom w:val="nil"/>
              <w:right w:val="nil"/>
              <w:between w:val="nil"/>
            </w:pBdr>
            <w:ind w:left="720" w:hanging="720"/>
            <w:jc w:val="both"/>
            <w:rPr>
              <w:del w:id="913" w:author="JUAN CAMILO rairan" w:date="2019-08-12T20:38:00Z"/>
              <w:rPrChange w:id="914" w:author="APRENDIZ" w:date="2019-08-06T18:43:00Z">
                <w:rPr>
                  <w:del w:id="915" w:author="JUAN CAMILO rairan" w:date="2019-08-12T20:38:00Z"/>
                  <w:b/>
                  <w:color w:val="000000"/>
                  <w:sz w:val="24"/>
                  <w:szCs w:val="24"/>
                </w:rPr>
              </w:rPrChange>
            </w:rPr>
            <w:pPrChange w:id="916" w:author="APRENDIZ" w:date="2019-08-06T18:43:00Z">
              <w:pPr>
                <w:pBdr>
                  <w:top w:val="nil"/>
                  <w:left w:val="nil"/>
                  <w:bottom w:val="nil"/>
                  <w:right w:val="nil"/>
                  <w:between w:val="nil"/>
                </w:pBdr>
                <w:ind w:left="720" w:hanging="720"/>
              </w:pPr>
            </w:pPrChange>
          </w:pPr>
          <w:sdt>
            <w:sdtPr>
              <w:tag w:val="goog_rdk_839"/>
              <w:id w:val="-369457806"/>
            </w:sdtPr>
            <w:sdtEndPr/>
            <w:sdtContent>
              <w:sdt>
                <w:sdtPr>
                  <w:tag w:val="goog_rdk_840"/>
                  <w:id w:val="1110788219"/>
                </w:sdtPr>
                <w:sdtEndPr/>
                <w:sdtContent/>
              </w:sdt>
            </w:sdtContent>
          </w:sdt>
        </w:p>
      </w:sdtContent>
    </w:sdt>
    <w:sdt>
      <w:sdtPr>
        <w:tag w:val="goog_rdk_844"/>
        <w:id w:val="496853052"/>
      </w:sdtPr>
      <w:sdtEndPr/>
      <w:sdtContent>
        <w:p w14:paraId="5B7ED5DA" w14:textId="77777777" w:rsidR="00C34E51" w:rsidRPr="00C34E51" w:rsidRDefault="00686957">
          <w:pPr>
            <w:pBdr>
              <w:top w:val="nil"/>
              <w:left w:val="nil"/>
              <w:bottom w:val="nil"/>
              <w:right w:val="nil"/>
              <w:between w:val="nil"/>
            </w:pBdr>
            <w:ind w:left="720" w:hanging="720"/>
            <w:jc w:val="both"/>
            <w:rPr>
              <w:del w:id="917" w:author="JUAN CAMILO rairan" w:date="2019-08-12T20:38:00Z"/>
              <w:rPrChange w:id="918" w:author="APRENDIZ" w:date="2019-08-06T18:43:00Z">
                <w:rPr>
                  <w:del w:id="919" w:author="JUAN CAMILO rairan" w:date="2019-08-12T20:38:00Z"/>
                  <w:b/>
                  <w:color w:val="000000"/>
                  <w:sz w:val="24"/>
                  <w:szCs w:val="24"/>
                </w:rPr>
              </w:rPrChange>
            </w:rPr>
            <w:pPrChange w:id="920" w:author="APRENDIZ" w:date="2019-08-06T18:43:00Z">
              <w:pPr>
                <w:pBdr>
                  <w:top w:val="nil"/>
                  <w:left w:val="nil"/>
                  <w:bottom w:val="nil"/>
                  <w:right w:val="nil"/>
                  <w:between w:val="nil"/>
                </w:pBdr>
                <w:ind w:left="720" w:hanging="720"/>
              </w:pPr>
            </w:pPrChange>
          </w:pPr>
          <w:sdt>
            <w:sdtPr>
              <w:tag w:val="goog_rdk_842"/>
              <w:id w:val="562140881"/>
            </w:sdtPr>
            <w:sdtEndPr/>
            <w:sdtContent>
              <w:sdt>
                <w:sdtPr>
                  <w:tag w:val="goog_rdk_843"/>
                  <w:id w:val="1848285982"/>
                </w:sdtPr>
                <w:sdtEndPr/>
                <w:sdtContent/>
              </w:sdt>
            </w:sdtContent>
          </w:sdt>
        </w:p>
      </w:sdtContent>
    </w:sdt>
    <w:sdt>
      <w:sdtPr>
        <w:tag w:val="goog_rdk_847"/>
        <w:id w:val="1770500652"/>
      </w:sdtPr>
      <w:sdtEndPr/>
      <w:sdtContent>
        <w:p w14:paraId="2BDF01FC" w14:textId="77777777" w:rsidR="00C34E51" w:rsidRPr="00C34E51" w:rsidRDefault="00686957">
          <w:pPr>
            <w:pBdr>
              <w:top w:val="nil"/>
              <w:left w:val="nil"/>
              <w:bottom w:val="nil"/>
              <w:right w:val="nil"/>
              <w:between w:val="nil"/>
            </w:pBdr>
            <w:ind w:left="720" w:hanging="720"/>
            <w:jc w:val="both"/>
            <w:rPr>
              <w:del w:id="921" w:author="JUAN CAMILO rairan" w:date="2019-08-12T20:38:00Z"/>
              <w:rPrChange w:id="922" w:author="APRENDIZ" w:date="2019-08-06T18:43:00Z">
                <w:rPr>
                  <w:del w:id="923" w:author="JUAN CAMILO rairan" w:date="2019-08-12T20:38:00Z"/>
                  <w:b/>
                  <w:color w:val="000000"/>
                  <w:sz w:val="24"/>
                  <w:szCs w:val="24"/>
                </w:rPr>
              </w:rPrChange>
            </w:rPr>
            <w:pPrChange w:id="924" w:author="APRENDIZ" w:date="2019-08-06T18:43:00Z">
              <w:pPr>
                <w:pBdr>
                  <w:top w:val="nil"/>
                  <w:left w:val="nil"/>
                  <w:bottom w:val="nil"/>
                  <w:right w:val="nil"/>
                  <w:between w:val="nil"/>
                </w:pBdr>
                <w:ind w:left="720" w:hanging="720"/>
              </w:pPr>
            </w:pPrChange>
          </w:pPr>
          <w:sdt>
            <w:sdtPr>
              <w:tag w:val="goog_rdk_845"/>
              <w:id w:val="84728078"/>
            </w:sdtPr>
            <w:sdtEndPr/>
            <w:sdtContent>
              <w:sdt>
                <w:sdtPr>
                  <w:tag w:val="goog_rdk_846"/>
                  <w:id w:val="650407162"/>
                </w:sdtPr>
                <w:sdtEndPr/>
                <w:sdtContent/>
              </w:sdt>
            </w:sdtContent>
          </w:sdt>
        </w:p>
      </w:sdtContent>
    </w:sdt>
    <w:sdt>
      <w:sdtPr>
        <w:tag w:val="goog_rdk_850"/>
        <w:id w:val="57370654"/>
      </w:sdtPr>
      <w:sdtEndPr/>
      <w:sdtContent>
        <w:p w14:paraId="255BE8B4" w14:textId="77777777" w:rsidR="00C34E51" w:rsidRPr="00C34E51" w:rsidRDefault="00686957">
          <w:pPr>
            <w:pBdr>
              <w:top w:val="nil"/>
              <w:left w:val="nil"/>
              <w:bottom w:val="nil"/>
              <w:right w:val="nil"/>
              <w:between w:val="nil"/>
            </w:pBdr>
            <w:ind w:left="720" w:hanging="720"/>
            <w:jc w:val="both"/>
            <w:rPr>
              <w:del w:id="925" w:author="JUAN CAMILO rairan" w:date="2019-08-12T20:38:00Z"/>
              <w:rPrChange w:id="926" w:author="APRENDIZ" w:date="2019-08-06T18:43:00Z">
                <w:rPr>
                  <w:del w:id="927" w:author="JUAN CAMILO rairan" w:date="2019-08-12T20:38:00Z"/>
                  <w:b/>
                  <w:color w:val="000000"/>
                  <w:sz w:val="24"/>
                  <w:szCs w:val="24"/>
                </w:rPr>
              </w:rPrChange>
            </w:rPr>
            <w:pPrChange w:id="928" w:author="APRENDIZ" w:date="2019-08-06T18:43:00Z">
              <w:pPr>
                <w:pBdr>
                  <w:top w:val="nil"/>
                  <w:left w:val="nil"/>
                  <w:bottom w:val="nil"/>
                  <w:right w:val="nil"/>
                  <w:between w:val="nil"/>
                </w:pBdr>
                <w:ind w:left="720" w:hanging="720"/>
              </w:pPr>
            </w:pPrChange>
          </w:pPr>
          <w:sdt>
            <w:sdtPr>
              <w:tag w:val="goog_rdk_848"/>
              <w:id w:val="-626236968"/>
            </w:sdtPr>
            <w:sdtEndPr/>
            <w:sdtContent>
              <w:sdt>
                <w:sdtPr>
                  <w:tag w:val="goog_rdk_849"/>
                  <w:id w:val="-1313942432"/>
                </w:sdtPr>
                <w:sdtEndPr/>
                <w:sdtContent/>
              </w:sdt>
            </w:sdtContent>
          </w:sdt>
        </w:p>
      </w:sdtContent>
    </w:sdt>
    <w:sdt>
      <w:sdtPr>
        <w:tag w:val="goog_rdk_853"/>
        <w:id w:val="-1440056575"/>
      </w:sdtPr>
      <w:sdtEndPr/>
      <w:sdtContent>
        <w:p w14:paraId="51FB1828" w14:textId="77777777" w:rsidR="00C34E51" w:rsidRPr="00C34E51" w:rsidRDefault="00686957">
          <w:pPr>
            <w:pBdr>
              <w:top w:val="nil"/>
              <w:left w:val="nil"/>
              <w:bottom w:val="nil"/>
              <w:right w:val="nil"/>
              <w:between w:val="nil"/>
            </w:pBdr>
            <w:ind w:left="720" w:hanging="720"/>
            <w:jc w:val="both"/>
            <w:rPr>
              <w:del w:id="929" w:author="JUAN CAMILO rairan" w:date="2019-08-12T20:38:00Z"/>
              <w:rPrChange w:id="930" w:author="APRENDIZ" w:date="2019-08-06T18:43:00Z">
                <w:rPr>
                  <w:del w:id="931" w:author="JUAN CAMILO rairan" w:date="2019-08-12T20:38:00Z"/>
                  <w:b/>
                  <w:color w:val="000000"/>
                  <w:sz w:val="24"/>
                  <w:szCs w:val="24"/>
                </w:rPr>
              </w:rPrChange>
            </w:rPr>
            <w:pPrChange w:id="932" w:author="APRENDIZ" w:date="2019-08-06T18:43:00Z">
              <w:pPr>
                <w:pBdr>
                  <w:top w:val="nil"/>
                  <w:left w:val="nil"/>
                  <w:bottom w:val="nil"/>
                  <w:right w:val="nil"/>
                  <w:between w:val="nil"/>
                </w:pBdr>
                <w:ind w:left="720" w:hanging="720"/>
              </w:pPr>
            </w:pPrChange>
          </w:pPr>
          <w:sdt>
            <w:sdtPr>
              <w:tag w:val="goog_rdk_851"/>
              <w:id w:val="353613880"/>
            </w:sdtPr>
            <w:sdtEndPr/>
            <w:sdtContent>
              <w:sdt>
                <w:sdtPr>
                  <w:tag w:val="goog_rdk_852"/>
                  <w:id w:val="-1565169004"/>
                </w:sdtPr>
                <w:sdtEndPr/>
                <w:sdtContent/>
              </w:sdt>
            </w:sdtContent>
          </w:sdt>
        </w:p>
      </w:sdtContent>
    </w:sdt>
    <w:sdt>
      <w:sdtPr>
        <w:tag w:val="goog_rdk_856"/>
        <w:id w:val="1406334831"/>
      </w:sdtPr>
      <w:sdtEndPr/>
      <w:sdtContent>
        <w:p w14:paraId="28DA9D69" w14:textId="77777777" w:rsidR="00C34E51" w:rsidRPr="00C34E51" w:rsidRDefault="00686957">
          <w:pPr>
            <w:pBdr>
              <w:top w:val="nil"/>
              <w:left w:val="nil"/>
              <w:bottom w:val="nil"/>
              <w:right w:val="nil"/>
              <w:between w:val="nil"/>
            </w:pBdr>
            <w:ind w:left="720" w:hanging="720"/>
            <w:jc w:val="both"/>
            <w:rPr>
              <w:del w:id="933" w:author="JUAN CAMILO rairan" w:date="2019-08-12T20:38:00Z"/>
              <w:rPrChange w:id="934" w:author="APRENDIZ" w:date="2019-08-06T18:43:00Z">
                <w:rPr>
                  <w:del w:id="935" w:author="JUAN CAMILO rairan" w:date="2019-08-12T20:38:00Z"/>
                  <w:b/>
                  <w:color w:val="000000"/>
                  <w:sz w:val="24"/>
                  <w:szCs w:val="24"/>
                </w:rPr>
              </w:rPrChange>
            </w:rPr>
            <w:pPrChange w:id="936" w:author="APRENDIZ" w:date="2019-08-06T18:43:00Z">
              <w:pPr>
                <w:pBdr>
                  <w:top w:val="nil"/>
                  <w:left w:val="nil"/>
                  <w:bottom w:val="nil"/>
                  <w:right w:val="nil"/>
                  <w:between w:val="nil"/>
                </w:pBdr>
                <w:ind w:left="720" w:hanging="720"/>
              </w:pPr>
            </w:pPrChange>
          </w:pPr>
          <w:sdt>
            <w:sdtPr>
              <w:tag w:val="goog_rdk_854"/>
              <w:id w:val="-70975549"/>
            </w:sdtPr>
            <w:sdtEndPr/>
            <w:sdtContent>
              <w:sdt>
                <w:sdtPr>
                  <w:tag w:val="goog_rdk_855"/>
                  <w:id w:val="755482276"/>
                </w:sdtPr>
                <w:sdtEndPr/>
                <w:sdtContent/>
              </w:sdt>
            </w:sdtContent>
          </w:sdt>
        </w:p>
      </w:sdtContent>
    </w:sdt>
    <w:sdt>
      <w:sdtPr>
        <w:tag w:val="goog_rdk_859"/>
        <w:id w:val="1334799186"/>
      </w:sdtPr>
      <w:sdtEndPr/>
      <w:sdtContent>
        <w:p w14:paraId="65D587AE" w14:textId="77777777" w:rsidR="00C34E51" w:rsidRPr="00C34E51" w:rsidRDefault="00686957">
          <w:pPr>
            <w:pBdr>
              <w:top w:val="nil"/>
              <w:left w:val="nil"/>
              <w:bottom w:val="nil"/>
              <w:right w:val="nil"/>
              <w:between w:val="nil"/>
            </w:pBdr>
            <w:ind w:left="720" w:hanging="720"/>
            <w:jc w:val="both"/>
            <w:rPr>
              <w:del w:id="937" w:author="JUAN CAMILO rairan" w:date="2019-08-12T20:38:00Z"/>
              <w:rPrChange w:id="938" w:author="APRENDIZ" w:date="2019-08-06T18:43:00Z">
                <w:rPr>
                  <w:del w:id="939" w:author="JUAN CAMILO rairan" w:date="2019-08-12T20:38:00Z"/>
                  <w:b/>
                  <w:color w:val="000000"/>
                  <w:sz w:val="24"/>
                  <w:szCs w:val="24"/>
                </w:rPr>
              </w:rPrChange>
            </w:rPr>
            <w:pPrChange w:id="940" w:author="APRENDIZ" w:date="2019-08-06T18:43:00Z">
              <w:pPr>
                <w:pBdr>
                  <w:top w:val="nil"/>
                  <w:left w:val="nil"/>
                  <w:bottom w:val="nil"/>
                  <w:right w:val="nil"/>
                  <w:between w:val="nil"/>
                </w:pBdr>
                <w:ind w:left="720" w:hanging="720"/>
              </w:pPr>
            </w:pPrChange>
          </w:pPr>
          <w:sdt>
            <w:sdtPr>
              <w:tag w:val="goog_rdk_857"/>
              <w:id w:val="-2143871874"/>
            </w:sdtPr>
            <w:sdtEndPr/>
            <w:sdtContent>
              <w:sdt>
                <w:sdtPr>
                  <w:tag w:val="goog_rdk_858"/>
                  <w:id w:val="-673729705"/>
                </w:sdtPr>
                <w:sdtEndPr/>
                <w:sdtContent/>
              </w:sdt>
            </w:sdtContent>
          </w:sdt>
        </w:p>
      </w:sdtContent>
    </w:sdt>
    <w:sdt>
      <w:sdtPr>
        <w:tag w:val="goog_rdk_862"/>
        <w:id w:val="1123038242"/>
      </w:sdtPr>
      <w:sdtEndPr/>
      <w:sdtContent>
        <w:p w14:paraId="4BC30370" w14:textId="77777777" w:rsidR="00C34E51" w:rsidRPr="00C34E51" w:rsidRDefault="00686957">
          <w:pPr>
            <w:pBdr>
              <w:top w:val="nil"/>
              <w:left w:val="nil"/>
              <w:bottom w:val="nil"/>
              <w:right w:val="nil"/>
              <w:between w:val="nil"/>
            </w:pBdr>
            <w:ind w:left="720" w:hanging="720"/>
            <w:jc w:val="both"/>
            <w:rPr>
              <w:del w:id="941" w:author="JUAN CAMILO rairan" w:date="2019-08-12T20:38:00Z"/>
              <w:rPrChange w:id="942" w:author="APRENDIZ" w:date="2019-08-06T18:43:00Z">
                <w:rPr>
                  <w:del w:id="943" w:author="JUAN CAMILO rairan" w:date="2019-08-12T20:38:00Z"/>
                  <w:b/>
                  <w:color w:val="000000"/>
                  <w:sz w:val="24"/>
                  <w:szCs w:val="24"/>
                </w:rPr>
              </w:rPrChange>
            </w:rPr>
            <w:pPrChange w:id="944" w:author="APRENDIZ" w:date="2019-08-06T18:43:00Z">
              <w:pPr>
                <w:pBdr>
                  <w:top w:val="nil"/>
                  <w:left w:val="nil"/>
                  <w:bottom w:val="nil"/>
                  <w:right w:val="nil"/>
                  <w:between w:val="nil"/>
                </w:pBdr>
                <w:ind w:left="720" w:hanging="720"/>
              </w:pPr>
            </w:pPrChange>
          </w:pPr>
          <w:sdt>
            <w:sdtPr>
              <w:tag w:val="goog_rdk_860"/>
              <w:id w:val="2024658273"/>
            </w:sdtPr>
            <w:sdtEndPr/>
            <w:sdtContent>
              <w:sdt>
                <w:sdtPr>
                  <w:tag w:val="goog_rdk_861"/>
                  <w:id w:val="-1826653838"/>
                </w:sdtPr>
                <w:sdtEndPr/>
                <w:sdtContent/>
              </w:sdt>
            </w:sdtContent>
          </w:sdt>
        </w:p>
      </w:sdtContent>
    </w:sdt>
    <w:sdt>
      <w:sdtPr>
        <w:tag w:val="goog_rdk_865"/>
        <w:id w:val="137384823"/>
      </w:sdtPr>
      <w:sdtEndPr/>
      <w:sdtContent>
        <w:p w14:paraId="1367C8BD" w14:textId="77777777" w:rsidR="00C34E51" w:rsidRPr="00C34E51" w:rsidRDefault="00686957">
          <w:pPr>
            <w:pBdr>
              <w:top w:val="nil"/>
              <w:left w:val="nil"/>
              <w:bottom w:val="nil"/>
              <w:right w:val="nil"/>
              <w:between w:val="nil"/>
            </w:pBdr>
            <w:ind w:left="720" w:hanging="720"/>
            <w:jc w:val="both"/>
            <w:rPr>
              <w:del w:id="945" w:author="JUAN CAMILO rairan" w:date="2019-08-12T20:38:00Z"/>
              <w:rPrChange w:id="946" w:author="APRENDIZ" w:date="2019-08-06T18:43:00Z">
                <w:rPr>
                  <w:del w:id="947" w:author="JUAN CAMILO rairan" w:date="2019-08-12T20:38:00Z"/>
                  <w:b/>
                  <w:color w:val="000000"/>
                  <w:sz w:val="24"/>
                  <w:szCs w:val="24"/>
                </w:rPr>
              </w:rPrChange>
            </w:rPr>
            <w:pPrChange w:id="948" w:author="APRENDIZ" w:date="2019-08-06T18:43:00Z">
              <w:pPr>
                <w:pBdr>
                  <w:top w:val="nil"/>
                  <w:left w:val="nil"/>
                  <w:bottom w:val="nil"/>
                  <w:right w:val="nil"/>
                  <w:between w:val="nil"/>
                </w:pBdr>
                <w:ind w:left="720" w:hanging="720"/>
              </w:pPr>
            </w:pPrChange>
          </w:pPr>
          <w:sdt>
            <w:sdtPr>
              <w:tag w:val="goog_rdk_863"/>
              <w:id w:val="-992474136"/>
            </w:sdtPr>
            <w:sdtEndPr/>
            <w:sdtContent>
              <w:sdt>
                <w:sdtPr>
                  <w:tag w:val="goog_rdk_864"/>
                  <w:id w:val="1172991064"/>
                </w:sdtPr>
                <w:sdtEndPr/>
                <w:sdtContent/>
              </w:sdt>
            </w:sdtContent>
          </w:sdt>
        </w:p>
      </w:sdtContent>
    </w:sdt>
    <w:sdt>
      <w:sdtPr>
        <w:tag w:val="goog_rdk_868"/>
        <w:id w:val="1230117023"/>
      </w:sdtPr>
      <w:sdtEndPr/>
      <w:sdtContent>
        <w:p w14:paraId="0F8CC777" w14:textId="77777777" w:rsidR="00C34E51" w:rsidRPr="00C34E51" w:rsidRDefault="00686957">
          <w:pPr>
            <w:pBdr>
              <w:top w:val="nil"/>
              <w:left w:val="nil"/>
              <w:bottom w:val="nil"/>
              <w:right w:val="nil"/>
              <w:between w:val="nil"/>
            </w:pBdr>
            <w:ind w:left="720" w:hanging="720"/>
            <w:jc w:val="both"/>
            <w:rPr>
              <w:del w:id="949" w:author="JUAN CAMILO rairan" w:date="2019-08-12T20:38:00Z"/>
              <w:rPrChange w:id="950" w:author="APRENDIZ" w:date="2019-08-06T18:43:00Z">
                <w:rPr>
                  <w:del w:id="951" w:author="JUAN CAMILO rairan" w:date="2019-08-12T20:38:00Z"/>
                  <w:b/>
                  <w:color w:val="000000"/>
                  <w:sz w:val="24"/>
                  <w:szCs w:val="24"/>
                </w:rPr>
              </w:rPrChange>
            </w:rPr>
            <w:pPrChange w:id="952" w:author="APRENDIZ" w:date="2019-08-06T18:43:00Z">
              <w:pPr>
                <w:pBdr>
                  <w:top w:val="nil"/>
                  <w:left w:val="nil"/>
                  <w:bottom w:val="nil"/>
                  <w:right w:val="nil"/>
                  <w:between w:val="nil"/>
                </w:pBdr>
                <w:ind w:left="720" w:hanging="720"/>
              </w:pPr>
            </w:pPrChange>
          </w:pPr>
          <w:sdt>
            <w:sdtPr>
              <w:tag w:val="goog_rdk_866"/>
              <w:id w:val="857240641"/>
            </w:sdtPr>
            <w:sdtEndPr/>
            <w:sdtContent>
              <w:sdt>
                <w:sdtPr>
                  <w:tag w:val="goog_rdk_867"/>
                  <w:id w:val="1505244193"/>
                </w:sdtPr>
                <w:sdtEndPr/>
                <w:sdtContent/>
              </w:sdt>
            </w:sdtContent>
          </w:sdt>
        </w:p>
      </w:sdtContent>
    </w:sdt>
    <w:sdt>
      <w:sdtPr>
        <w:tag w:val="goog_rdk_871"/>
        <w:id w:val="737290014"/>
      </w:sdtPr>
      <w:sdtEndPr/>
      <w:sdtContent>
        <w:p w14:paraId="26CCDAAD" w14:textId="77777777" w:rsidR="00C34E51" w:rsidRPr="00C34E51" w:rsidRDefault="00686957">
          <w:pPr>
            <w:pBdr>
              <w:top w:val="nil"/>
              <w:left w:val="nil"/>
              <w:bottom w:val="nil"/>
              <w:right w:val="nil"/>
              <w:between w:val="nil"/>
            </w:pBdr>
            <w:jc w:val="both"/>
            <w:rPr>
              <w:del w:id="953" w:author="JUAN CAMILO rairan" w:date="2019-08-12T20:38:00Z"/>
              <w:rPrChange w:id="954" w:author="APRENDIZ" w:date="2019-08-06T18:54:00Z">
                <w:rPr>
                  <w:del w:id="955" w:author="JUAN CAMILO rairan" w:date="2019-08-12T20:38:00Z"/>
                  <w:color w:val="000000"/>
                  <w:sz w:val="24"/>
                  <w:szCs w:val="24"/>
                </w:rPr>
              </w:rPrChange>
            </w:rPr>
            <w:pPrChange w:id="956" w:author="APRENDIZ" w:date="2019-08-06T18:54:00Z">
              <w:pPr>
                <w:pBdr>
                  <w:top w:val="nil"/>
                  <w:left w:val="nil"/>
                  <w:bottom w:val="nil"/>
                  <w:right w:val="nil"/>
                  <w:between w:val="nil"/>
                </w:pBdr>
                <w:ind w:left="720" w:hanging="720"/>
              </w:pPr>
            </w:pPrChange>
          </w:pPr>
          <w:sdt>
            <w:sdtPr>
              <w:tag w:val="goog_rdk_869"/>
              <w:id w:val="1018808074"/>
            </w:sdtPr>
            <w:sdtEndPr/>
            <w:sdtContent>
              <w:del w:id="957" w:author="JUAN CAMILO rairan" w:date="2019-08-12T20:38:00Z">
                <w:r w:rsidR="00B14802">
                  <w:rPr>
                    <w:color w:val="000000"/>
                    <w:sz w:val="24"/>
                    <w:szCs w:val="24"/>
                  </w:rPr>
                  <w:delText>Esperamos a que se descargue</w:delText>
                </w:r>
              </w:del>
              <w:sdt>
                <w:sdtPr>
                  <w:tag w:val="goog_rdk_870"/>
                  <w:id w:val="-448235171"/>
                </w:sdtPr>
                <w:sdtEndPr/>
                <w:sdtContent/>
              </w:sdt>
            </w:sdtContent>
          </w:sdt>
        </w:p>
      </w:sdtContent>
    </w:sdt>
    <w:sdt>
      <w:sdtPr>
        <w:tag w:val="goog_rdk_874"/>
        <w:id w:val="-2100478499"/>
      </w:sdtPr>
      <w:sdtEndPr/>
      <w:sdtContent>
        <w:p w14:paraId="1BEDEC67" w14:textId="77777777" w:rsidR="00C34E51" w:rsidRPr="00C34E51" w:rsidRDefault="00686957">
          <w:pPr>
            <w:pBdr>
              <w:top w:val="nil"/>
              <w:left w:val="nil"/>
              <w:bottom w:val="nil"/>
              <w:right w:val="nil"/>
              <w:between w:val="nil"/>
            </w:pBdr>
            <w:ind w:left="720" w:hanging="720"/>
            <w:jc w:val="both"/>
            <w:rPr>
              <w:del w:id="958" w:author="JUAN CAMILO rairan" w:date="2019-08-12T20:38:00Z"/>
              <w:rPrChange w:id="959" w:author="APRENDIZ" w:date="2019-08-06T18:43:00Z">
                <w:rPr>
                  <w:del w:id="960" w:author="JUAN CAMILO rairan" w:date="2019-08-12T20:38:00Z"/>
                  <w:color w:val="000000"/>
                  <w:sz w:val="24"/>
                  <w:szCs w:val="24"/>
                </w:rPr>
              </w:rPrChange>
            </w:rPr>
            <w:pPrChange w:id="961" w:author="APRENDIZ" w:date="2019-08-06T18:43:00Z">
              <w:pPr>
                <w:pBdr>
                  <w:top w:val="nil"/>
                  <w:left w:val="nil"/>
                  <w:bottom w:val="nil"/>
                  <w:right w:val="nil"/>
                  <w:between w:val="nil"/>
                </w:pBdr>
                <w:ind w:left="720" w:hanging="720"/>
              </w:pPr>
            </w:pPrChange>
          </w:pPr>
          <w:sdt>
            <w:sdtPr>
              <w:tag w:val="goog_rdk_872"/>
              <w:id w:val="-1532947550"/>
            </w:sdtPr>
            <w:sdtEndPr/>
            <w:sdtContent>
              <w:sdt>
                <w:sdtPr>
                  <w:tag w:val="goog_rdk_873"/>
                  <w:id w:val="191042047"/>
                </w:sdtPr>
                <w:sdtEndPr/>
                <w:sdtContent/>
              </w:sdt>
              <w:del w:id="962" w:author="JUAN CAMILO rairan" w:date="2019-08-12T20:38:00Z">
                <w:r w:rsidR="00B14802">
                  <w:rPr>
                    <w:noProof/>
                  </w:rPr>
                  <w:drawing>
                    <wp:anchor distT="0" distB="0" distL="114300" distR="114300" simplePos="0" relativeHeight="251662336" behindDoc="0" locked="0" layoutInCell="1" hidden="0" allowOverlap="1" wp14:anchorId="74FE773F" wp14:editId="6131935C">
                      <wp:simplePos x="0" y="0"/>
                      <wp:positionH relativeFrom="column">
                        <wp:posOffset>850900</wp:posOffset>
                      </wp:positionH>
                      <wp:positionV relativeFrom="paragraph">
                        <wp:posOffset>170815</wp:posOffset>
                      </wp:positionV>
                      <wp:extent cx="4178968" cy="3156550"/>
                      <wp:effectExtent l="0" t="0" r="0" b="0"/>
                      <wp:wrapNone/>
                      <wp:docPr id="1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4178968" cy="3156550"/>
                              </a:xfrm>
                              <a:prstGeom prst="rect">
                                <a:avLst/>
                              </a:prstGeom>
                              <a:ln/>
                            </pic:spPr>
                          </pic:pic>
                        </a:graphicData>
                      </a:graphic>
                    </wp:anchor>
                  </w:drawing>
                </w:r>
              </w:del>
            </w:sdtContent>
          </w:sdt>
        </w:p>
      </w:sdtContent>
    </w:sdt>
    <w:sdt>
      <w:sdtPr>
        <w:tag w:val="goog_rdk_877"/>
        <w:id w:val="2039386395"/>
      </w:sdtPr>
      <w:sdtEndPr/>
      <w:sdtContent>
        <w:p w14:paraId="1192DED2" w14:textId="77777777" w:rsidR="00C34E51" w:rsidRPr="00C34E51" w:rsidRDefault="00686957">
          <w:pPr>
            <w:pBdr>
              <w:top w:val="nil"/>
              <w:left w:val="nil"/>
              <w:bottom w:val="nil"/>
              <w:right w:val="nil"/>
              <w:between w:val="nil"/>
            </w:pBdr>
            <w:ind w:left="720" w:hanging="720"/>
            <w:jc w:val="both"/>
            <w:rPr>
              <w:del w:id="963" w:author="JUAN CAMILO rairan" w:date="2019-08-12T20:38:00Z"/>
              <w:rPrChange w:id="964" w:author="APRENDIZ" w:date="2019-08-06T18:43:00Z">
                <w:rPr>
                  <w:del w:id="965" w:author="JUAN CAMILO rairan" w:date="2019-08-12T20:38:00Z"/>
                  <w:color w:val="000000"/>
                  <w:sz w:val="24"/>
                  <w:szCs w:val="24"/>
                </w:rPr>
              </w:rPrChange>
            </w:rPr>
            <w:pPrChange w:id="966" w:author="APRENDIZ" w:date="2019-08-06T18:43:00Z">
              <w:pPr>
                <w:pBdr>
                  <w:top w:val="nil"/>
                  <w:left w:val="nil"/>
                  <w:bottom w:val="nil"/>
                  <w:right w:val="nil"/>
                  <w:between w:val="nil"/>
                </w:pBdr>
                <w:ind w:left="720" w:hanging="720"/>
              </w:pPr>
            </w:pPrChange>
          </w:pPr>
          <w:sdt>
            <w:sdtPr>
              <w:tag w:val="goog_rdk_875"/>
              <w:id w:val="1488823967"/>
            </w:sdtPr>
            <w:sdtEndPr/>
            <w:sdtContent>
              <w:sdt>
                <w:sdtPr>
                  <w:tag w:val="goog_rdk_876"/>
                  <w:id w:val="-1494481509"/>
                </w:sdtPr>
                <w:sdtEndPr/>
                <w:sdtContent/>
              </w:sdt>
            </w:sdtContent>
          </w:sdt>
        </w:p>
      </w:sdtContent>
    </w:sdt>
    <w:sdt>
      <w:sdtPr>
        <w:tag w:val="goog_rdk_880"/>
        <w:id w:val="-1087534744"/>
      </w:sdtPr>
      <w:sdtEndPr/>
      <w:sdtContent>
        <w:p w14:paraId="4A7AE8FE" w14:textId="77777777" w:rsidR="00C34E51" w:rsidRPr="00C34E51" w:rsidRDefault="00686957">
          <w:pPr>
            <w:jc w:val="both"/>
            <w:rPr>
              <w:del w:id="967" w:author="JUAN CAMILO rairan" w:date="2019-08-12T20:38:00Z"/>
              <w:rPrChange w:id="968" w:author="APRENDIZ" w:date="2019-08-06T18:43:00Z">
                <w:rPr>
                  <w:del w:id="969" w:author="JUAN CAMILO rairan" w:date="2019-08-12T20:38:00Z"/>
                  <w:sz w:val="24"/>
                  <w:szCs w:val="24"/>
                </w:rPr>
              </w:rPrChange>
            </w:rPr>
            <w:pPrChange w:id="970" w:author="APRENDIZ" w:date="2019-08-06T18:43:00Z">
              <w:pPr/>
            </w:pPrChange>
          </w:pPr>
          <w:sdt>
            <w:sdtPr>
              <w:tag w:val="goog_rdk_878"/>
              <w:id w:val="1791395072"/>
            </w:sdtPr>
            <w:sdtEndPr/>
            <w:sdtContent>
              <w:del w:id="971" w:author="JUAN CAMILO rairan" w:date="2019-08-12T20:38:00Z">
                <w:r w:rsidR="00B14802">
                  <w:br w:type="page"/>
                </w:r>
              </w:del>
              <w:sdt>
                <w:sdtPr>
                  <w:tag w:val="goog_rdk_879"/>
                  <w:id w:val="290945581"/>
                </w:sdtPr>
                <w:sdtEndPr/>
                <w:sdtContent/>
              </w:sdt>
            </w:sdtContent>
          </w:sdt>
        </w:p>
      </w:sdtContent>
    </w:sdt>
    <w:sdt>
      <w:sdtPr>
        <w:tag w:val="goog_rdk_883"/>
        <w:id w:val="-1935119370"/>
      </w:sdtPr>
      <w:sdtEndPr/>
      <w:sdtContent>
        <w:p w14:paraId="684935C8" w14:textId="77777777" w:rsidR="00C34E51" w:rsidRPr="00C34E51" w:rsidRDefault="00686957">
          <w:pPr>
            <w:jc w:val="both"/>
            <w:rPr>
              <w:del w:id="972" w:author="JUAN CAMILO rairan" w:date="2019-08-12T20:38:00Z"/>
              <w:color w:val="000000"/>
              <w:rPrChange w:id="973" w:author="APRENDIZ" w:date="2019-08-06T18:43:00Z">
                <w:rPr>
                  <w:del w:id="974" w:author="JUAN CAMILO rairan" w:date="2019-08-12T20:38:00Z"/>
                  <w:sz w:val="24"/>
                  <w:szCs w:val="24"/>
                </w:rPr>
              </w:rPrChange>
            </w:rPr>
            <w:pPrChange w:id="975" w:author="APRENDIZ" w:date="2019-08-06T18:43:00Z">
              <w:pPr/>
            </w:pPrChange>
          </w:pPr>
          <w:sdt>
            <w:sdtPr>
              <w:tag w:val="goog_rdk_881"/>
              <w:id w:val="1468004552"/>
            </w:sdtPr>
            <w:sdtEndPr/>
            <w:sdtContent>
              <w:sdt>
                <w:sdtPr>
                  <w:tag w:val="goog_rdk_882"/>
                  <w:id w:val="-1500420869"/>
                </w:sdtPr>
                <w:sdtEndPr/>
                <w:sdtContent/>
              </w:sdt>
            </w:sdtContent>
          </w:sdt>
        </w:p>
      </w:sdtContent>
    </w:sdt>
    <w:sdt>
      <w:sdtPr>
        <w:tag w:val="goog_rdk_887"/>
        <w:id w:val="1773201688"/>
      </w:sdtPr>
      <w:sdtEndPr/>
      <w:sdtContent>
        <w:p w14:paraId="5BA12DDE" w14:textId="77777777" w:rsidR="00C34E51" w:rsidRPr="00C34E51" w:rsidRDefault="00686957">
          <w:pPr>
            <w:numPr>
              <w:ilvl w:val="0"/>
              <w:numId w:val="5"/>
            </w:numPr>
            <w:jc w:val="both"/>
            <w:rPr>
              <w:del w:id="976" w:author="JUAN CAMILO rairan" w:date="2019-08-12T20:38:00Z"/>
              <w:color w:val="000000"/>
              <w:rPrChange w:id="977" w:author="APRENDIZ" w:date="2019-08-06T18:54:00Z">
                <w:rPr>
                  <w:del w:id="978" w:author="JUAN CAMILO rairan" w:date="2019-08-12T20:38:00Z"/>
                  <w:sz w:val="24"/>
                  <w:szCs w:val="24"/>
                </w:rPr>
              </w:rPrChange>
            </w:rPr>
            <w:pPrChange w:id="979" w:author="APRENDIZ" w:date="2019-08-06T18:54:00Z">
              <w:pPr/>
            </w:pPrChange>
          </w:pPr>
          <w:sdt>
            <w:sdtPr>
              <w:tag w:val="goog_rdk_884"/>
              <w:id w:val="-603422096"/>
            </w:sdtPr>
            <w:sdtEndPr/>
            <w:sdtContent>
              <w:sdt>
                <w:sdtPr>
                  <w:tag w:val="goog_rdk_885"/>
                  <w:id w:val="415678367"/>
                </w:sdtPr>
                <w:sdtEndPr/>
                <w:sdtContent>
                  <w:del w:id="980" w:author="JUAN CAMILO rairan" w:date="2019-08-12T20:38:00Z">
                    <w:r w:rsidR="00B14802">
                      <w:rPr>
                        <w:color w:val="000000"/>
                        <w:sz w:val="24"/>
                        <w:szCs w:val="24"/>
                        <w:highlight w:val="white"/>
                        <w:rPrChange w:id="981" w:author="APRENDIZ" w:date="2019-08-06T18:54:00Z">
                          <w:rPr>
                            <w:color w:val="656565"/>
                            <w:sz w:val="24"/>
                            <w:szCs w:val="24"/>
                            <w:highlight w:val="white"/>
                          </w:rPr>
                        </w:rPrChange>
                      </w:rPr>
                      <w:delText>ingresamos la letra S para confirmar la descarga e instalación y durante este proceso de instalación será desplegada la siguiente ventana donde ingresaremos y confirmamos la contraseña para el usuario de MySQL:</w:delText>
                    </w:r>
                  </w:del>
                </w:sdtContent>
              </w:sdt>
              <w:customXmlDelRangeStart w:id="982" w:author="JUAN CAMILO rairan" w:date="2019-08-12T20:38:00Z"/>
              <w:sdt>
                <w:sdtPr>
                  <w:tag w:val="goog_rdk_886"/>
                  <w:id w:val="-1391028269"/>
                </w:sdtPr>
                <w:sdtEndPr/>
                <w:sdtContent>
                  <w:customXmlDelRangeEnd w:id="982"/>
                  <w:customXmlDelRangeStart w:id="983" w:author="JUAN CAMILO rairan" w:date="2019-08-12T20:38:00Z"/>
                </w:sdtContent>
              </w:sdt>
              <w:customXmlDelRangeEnd w:id="983"/>
            </w:sdtContent>
          </w:sdt>
        </w:p>
      </w:sdtContent>
    </w:sdt>
    <w:sdt>
      <w:sdtPr>
        <w:tag w:val="goog_rdk_890"/>
        <w:id w:val="962926883"/>
      </w:sdtPr>
      <w:sdtEndPr/>
      <w:sdtContent>
        <w:p w14:paraId="51699349" w14:textId="77777777" w:rsidR="00C34E51" w:rsidRPr="00C34E51" w:rsidRDefault="00686957">
          <w:pPr>
            <w:pBdr>
              <w:top w:val="nil"/>
              <w:left w:val="nil"/>
              <w:bottom w:val="nil"/>
              <w:right w:val="nil"/>
              <w:between w:val="nil"/>
            </w:pBdr>
            <w:shd w:val="clear" w:color="auto" w:fill="FFFFFF"/>
            <w:spacing w:line="240" w:lineRule="auto"/>
            <w:jc w:val="both"/>
            <w:rPr>
              <w:del w:id="984" w:author="JUAN CAMILO rairan" w:date="2019-08-12T20:38:00Z"/>
              <w:color w:val="000000"/>
              <w:rPrChange w:id="985" w:author="APRENDIZ" w:date="2019-08-06T18:43:00Z">
                <w:rPr>
                  <w:del w:id="986" w:author="JUAN CAMILO rairan" w:date="2019-08-12T20:38:00Z"/>
                  <w:color w:val="656565"/>
                  <w:sz w:val="24"/>
                  <w:szCs w:val="24"/>
                </w:rPr>
              </w:rPrChange>
            </w:rPr>
            <w:pPrChange w:id="987" w:author="APRENDIZ" w:date="2019-08-06T18:43:00Z">
              <w:pPr>
                <w:pBdr>
                  <w:top w:val="nil"/>
                  <w:left w:val="nil"/>
                  <w:bottom w:val="nil"/>
                  <w:right w:val="nil"/>
                  <w:between w:val="nil"/>
                </w:pBdr>
                <w:shd w:val="clear" w:color="auto" w:fill="FFFFFF"/>
                <w:spacing w:line="240" w:lineRule="auto"/>
              </w:pPr>
            </w:pPrChange>
          </w:pPr>
          <w:sdt>
            <w:sdtPr>
              <w:tag w:val="goog_rdk_888"/>
              <w:id w:val="70716373"/>
            </w:sdtPr>
            <w:sdtEndPr/>
            <w:sdtContent>
              <w:del w:id="988" w:author="JUAN CAMILO rairan" w:date="2019-08-12T20:38:00Z">
                <w:r w:rsidR="00B14802">
                  <w:rPr>
                    <w:color w:val="656565"/>
                    <w:sz w:val="24"/>
                    <w:szCs w:val="24"/>
                  </w:rPr>
                  <w:delText> </w:delText>
                </w:r>
              </w:del>
              <w:sdt>
                <w:sdtPr>
                  <w:tag w:val="goog_rdk_889"/>
                  <w:id w:val="-1293736962"/>
                </w:sdtPr>
                <w:sdtEndPr/>
                <w:sdtContent/>
              </w:sdt>
            </w:sdtContent>
          </w:sdt>
        </w:p>
      </w:sdtContent>
    </w:sdt>
    <w:sdt>
      <w:sdtPr>
        <w:tag w:val="goog_rdk_893"/>
        <w:id w:val="1960840145"/>
      </w:sdtPr>
      <w:sdtEndPr/>
      <w:sdtContent>
        <w:p w14:paraId="5A44381A" w14:textId="77777777" w:rsidR="00C34E51" w:rsidRPr="00C34E51" w:rsidRDefault="00686957">
          <w:pPr>
            <w:shd w:val="clear" w:color="auto" w:fill="F7F7F7"/>
            <w:jc w:val="both"/>
            <w:rPr>
              <w:del w:id="989" w:author="JUAN CAMILO rairan" w:date="2019-08-12T20:38:00Z"/>
              <w:rPrChange w:id="990" w:author="APRENDIZ" w:date="2019-08-06T18:43:00Z">
                <w:rPr>
                  <w:del w:id="991" w:author="JUAN CAMILO rairan" w:date="2019-08-12T20:38:00Z"/>
                  <w:color w:val="656565"/>
                  <w:sz w:val="24"/>
                  <w:szCs w:val="24"/>
                </w:rPr>
              </w:rPrChange>
            </w:rPr>
            <w:pPrChange w:id="992" w:author="APRENDIZ" w:date="2019-08-06T18:43:00Z">
              <w:pPr>
                <w:shd w:val="clear" w:color="auto" w:fill="F7F7F7"/>
              </w:pPr>
            </w:pPrChange>
          </w:pPr>
          <w:sdt>
            <w:sdtPr>
              <w:tag w:val="goog_rdk_891"/>
              <w:id w:val="-1527862535"/>
            </w:sdtPr>
            <w:sdtEndPr/>
            <w:sdtContent>
              <w:del w:id="993" w:author="JUAN CAMILO rairan" w:date="2019-08-12T20:38:00Z">
                <w:r w:rsidR="00B14802">
                  <w:rPr>
                    <w:noProof/>
                    <w:color w:val="656565"/>
                    <w:sz w:val="24"/>
                    <w:szCs w:val="24"/>
                  </w:rPr>
                  <w:drawing>
                    <wp:inline distT="0" distB="0" distL="0" distR="0" wp14:anchorId="45EF2AC8" wp14:editId="034905E3">
                      <wp:extent cx="7098665" cy="4714875"/>
                      <wp:effectExtent l="0" t="0" r="0" b="0"/>
                      <wp:docPr id="118" name="image3.png" descr="7-contraseña-para-el-usuario-raíz-de-MySQL.png"/>
                      <wp:cNvGraphicFramePr/>
                      <a:graphic xmlns:a="http://schemas.openxmlformats.org/drawingml/2006/main">
                        <a:graphicData uri="http://schemas.openxmlformats.org/drawingml/2006/picture">
                          <pic:pic xmlns:pic="http://schemas.openxmlformats.org/drawingml/2006/picture">
                            <pic:nvPicPr>
                              <pic:cNvPr id="0" name="image3.png" descr="7-contraseña-para-el-usuario-raíz-de-MySQL.png"/>
                              <pic:cNvPicPr preferRelativeResize="0"/>
                            </pic:nvPicPr>
                            <pic:blipFill>
                              <a:blip r:embed="rId53"/>
                              <a:srcRect t="2682" b="8787"/>
                              <a:stretch>
                                <a:fillRect/>
                              </a:stretch>
                            </pic:blipFill>
                            <pic:spPr>
                              <a:xfrm>
                                <a:off x="0" y="0"/>
                                <a:ext cx="7098665" cy="4714875"/>
                              </a:xfrm>
                              <a:prstGeom prst="rect">
                                <a:avLst/>
                              </a:prstGeom>
                              <a:ln/>
                            </pic:spPr>
                          </pic:pic>
                        </a:graphicData>
                      </a:graphic>
                    </wp:inline>
                  </w:drawing>
                </w:r>
              </w:del>
              <w:sdt>
                <w:sdtPr>
                  <w:tag w:val="goog_rdk_892"/>
                  <w:id w:val="-1823885943"/>
                </w:sdtPr>
                <w:sdtEndPr/>
                <w:sdtContent/>
              </w:sdt>
            </w:sdtContent>
          </w:sdt>
        </w:p>
      </w:sdtContent>
    </w:sdt>
    <w:sdt>
      <w:sdtPr>
        <w:tag w:val="goog_rdk_896"/>
        <w:id w:val="771444524"/>
      </w:sdtPr>
      <w:sdtEndPr/>
      <w:sdtContent>
        <w:p w14:paraId="06291C75" w14:textId="77777777" w:rsidR="00C34E51" w:rsidRPr="00C34E51" w:rsidRDefault="00686957">
          <w:pPr>
            <w:shd w:val="clear" w:color="auto" w:fill="F7F7F7"/>
            <w:jc w:val="both"/>
            <w:rPr>
              <w:del w:id="994" w:author="JUAN CAMILO rairan" w:date="2019-08-12T20:38:00Z"/>
              <w:sz w:val="24"/>
              <w:szCs w:val="24"/>
              <w:rPrChange w:id="995" w:author="APRENDIZ" w:date="2019-08-06T18:43:00Z">
                <w:rPr>
                  <w:del w:id="996" w:author="JUAN CAMILO rairan" w:date="2019-08-12T20:38:00Z"/>
                  <w:rFonts w:ascii="Helvetica Neue" w:eastAsia="Helvetica Neue" w:hAnsi="Helvetica Neue" w:cs="Helvetica Neue"/>
                  <w:color w:val="656565"/>
                  <w:sz w:val="21"/>
                  <w:szCs w:val="21"/>
                </w:rPr>
              </w:rPrChange>
            </w:rPr>
            <w:pPrChange w:id="997" w:author="APRENDIZ" w:date="2019-08-06T18:43:00Z">
              <w:pPr>
                <w:shd w:val="clear" w:color="auto" w:fill="F7F7F7"/>
              </w:pPr>
            </w:pPrChange>
          </w:pPr>
          <w:sdt>
            <w:sdtPr>
              <w:tag w:val="goog_rdk_894"/>
              <w:id w:val="-436757957"/>
            </w:sdtPr>
            <w:sdtEndPr/>
            <w:sdtContent>
              <w:sdt>
                <w:sdtPr>
                  <w:tag w:val="goog_rdk_895"/>
                  <w:id w:val="-1640957349"/>
                </w:sdtPr>
                <w:sdtEndPr/>
                <w:sdtContent/>
              </w:sdt>
            </w:sdtContent>
          </w:sdt>
        </w:p>
      </w:sdtContent>
    </w:sdt>
    <w:sdt>
      <w:sdtPr>
        <w:tag w:val="goog_rdk_899"/>
        <w:id w:val="1221337220"/>
      </w:sdtPr>
      <w:sdtEndPr/>
      <w:sdtContent>
        <w:p w14:paraId="72357444" w14:textId="77777777" w:rsidR="00C34E51" w:rsidRPr="00C34E51" w:rsidRDefault="00686957">
          <w:pPr>
            <w:pBdr>
              <w:top w:val="nil"/>
              <w:left w:val="nil"/>
              <w:bottom w:val="nil"/>
              <w:right w:val="nil"/>
              <w:between w:val="nil"/>
            </w:pBdr>
            <w:shd w:val="clear" w:color="auto" w:fill="FFFFFF"/>
            <w:spacing w:line="240" w:lineRule="auto"/>
            <w:jc w:val="both"/>
            <w:rPr>
              <w:del w:id="998" w:author="JUAN CAMILO rairan" w:date="2019-08-12T20:38:00Z"/>
              <w:color w:val="000000"/>
              <w:rPrChange w:id="999" w:author="APRENDIZ" w:date="2019-08-06T18:43:00Z">
                <w:rPr>
                  <w:del w:id="1000" w:author="JUAN CAMILO rairan" w:date="2019-08-12T20:38:00Z"/>
                  <w:color w:val="656565"/>
                  <w:sz w:val="24"/>
                  <w:szCs w:val="24"/>
                </w:rPr>
              </w:rPrChange>
            </w:rPr>
            <w:pPrChange w:id="1001" w:author="APRENDIZ" w:date="2019-08-06T18:43:00Z">
              <w:pPr>
                <w:pBdr>
                  <w:top w:val="nil"/>
                  <w:left w:val="nil"/>
                  <w:bottom w:val="nil"/>
                  <w:right w:val="nil"/>
                  <w:between w:val="nil"/>
                </w:pBdr>
                <w:shd w:val="clear" w:color="auto" w:fill="FFFFFF"/>
                <w:spacing w:line="240" w:lineRule="auto"/>
              </w:pPr>
            </w:pPrChange>
          </w:pPr>
          <w:sdt>
            <w:sdtPr>
              <w:tag w:val="goog_rdk_897"/>
              <w:id w:val="1665205425"/>
            </w:sdtPr>
            <w:sdtEndPr/>
            <w:sdtContent>
              <w:del w:id="1002" w:author="JUAN CAMILO rairan" w:date="2019-08-12T20:38:00Z">
                <w:r w:rsidR="00B14802">
                  <w:rPr>
                    <w:color w:val="656565"/>
                    <w:sz w:val="24"/>
                    <w:szCs w:val="24"/>
                  </w:rPr>
                  <w:delText> </w:delText>
                </w:r>
              </w:del>
              <w:sdt>
                <w:sdtPr>
                  <w:tag w:val="goog_rdk_898"/>
                  <w:id w:val="-1761220383"/>
                </w:sdtPr>
                <w:sdtEndPr/>
                <w:sdtContent/>
              </w:sdt>
            </w:sdtContent>
          </w:sdt>
        </w:p>
      </w:sdtContent>
    </w:sdt>
    <w:sdt>
      <w:sdtPr>
        <w:tag w:val="goog_rdk_903"/>
        <w:id w:val="-1517845207"/>
      </w:sdtPr>
      <w:sdtEndPr/>
      <w:sdtContent>
        <w:p w14:paraId="07BA44A6" w14:textId="77777777" w:rsidR="00C34E51" w:rsidRPr="00C34E51" w:rsidRDefault="00686957">
          <w:pPr>
            <w:numPr>
              <w:ilvl w:val="0"/>
              <w:numId w:val="5"/>
            </w:numPr>
            <w:rPr>
              <w:del w:id="1003" w:author="JUAN CAMILO rairan" w:date="2019-08-12T20:38:00Z"/>
              <w:rPrChange w:id="1004" w:author="APRENDIZ" w:date="2019-08-06T18:56:00Z">
                <w:rPr>
                  <w:del w:id="1005" w:author="JUAN CAMILO rairan" w:date="2019-08-12T20:38:00Z"/>
                  <w:color w:val="6A6A6A"/>
                  <w:sz w:val="24"/>
                  <w:szCs w:val="24"/>
                </w:rPr>
              </w:rPrChange>
            </w:rPr>
            <w:pPrChange w:id="1006" w:author="APRENDIZ" w:date="2019-08-06T18:56:00Z">
              <w:pPr>
                <w:shd w:val="clear" w:color="auto" w:fill="FAFAFA"/>
              </w:pPr>
            </w:pPrChange>
          </w:pPr>
          <w:sdt>
            <w:sdtPr>
              <w:tag w:val="goog_rdk_900"/>
              <w:id w:val="729194023"/>
            </w:sdtPr>
            <w:sdtEndPr/>
            <w:sdtContent>
              <w:sdt>
                <w:sdtPr>
                  <w:tag w:val="goog_rdk_901"/>
                  <w:id w:val="-1346160234"/>
                </w:sdtPr>
                <w:sdtEndPr/>
                <w:sdtContent>
                  <w:del w:id="1007" w:author="JUAN CAMILO rairan" w:date="2019-08-12T20:38:00Z">
                    <w:r w:rsidR="00B14802">
                      <w:rPr>
                        <w:sz w:val="24"/>
                        <w:szCs w:val="24"/>
                        <w:rPrChange w:id="1008" w:author="APRENDIZ" w:date="2019-08-06T18:56:00Z">
                          <w:rPr>
                            <w:color w:val="6A6A6A"/>
                            <w:sz w:val="24"/>
                            <w:szCs w:val="24"/>
                          </w:rPr>
                        </w:rPrChange>
                      </w:rPr>
                      <w:delText>Paso 4</w:delText>
                    </w:r>
                  </w:del>
                </w:sdtContent>
              </w:sdt>
              <w:customXmlDelRangeStart w:id="1009" w:author="JUAN CAMILO rairan" w:date="2019-08-12T20:38:00Z"/>
              <w:sdt>
                <w:sdtPr>
                  <w:tag w:val="goog_rdk_902"/>
                  <w:id w:val="-2085055881"/>
                </w:sdtPr>
                <w:sdtEndPr/>
                <w:sdtContent>
                  <w:customXmlDelRangeEnd w:id="1009"/>
                  <w:customXmlDelRangeStart w:id="1010" w:author="JUAN CAMILO rairan" w:date="2019-08-12T20:38:00Z"/>
                </w:sdtContent>
              </w:sdt>
              <w:customXmlDelRangeEnd w:id="1010"/>
            </w:sdtContent>
          </w:sdt>
        </w:p>
      </w:sdtContent>
    </w:sdt>
    <w:sdt>
      <w:sdtPr>
        <w:tag w:val="goog_rdk_907"/>
        <w:id w:val="1898937436"/>
      </w:sdtPr>
      <w:sdtEndPr/>
      <w:sdtContent>
        <w:p w14:paraId="0FE8562B" w14:textId="77777777" w:rsidR="00C34E51" w:rsidRPr="00C34E51" w:rsidRDefault="00686957">
          <w:pPr>
            <w:numPr>
              <w:ilvl w:val="0"/>
              <w:numId w:val="5"/>
            </w:numPr>
            <w:rPr>
              <w:del w:id="1011" w:author="JUAN CAMILO rairan" w:date="2019-08-12T20:38:00Z"/>
              <w:color w:val="000000"/>
              <w:rPrChange w:id="1012" w:author="APRENDIZ" w:date="2019-08-06T18:56:00Z">
                <w:rPr>
                  <w:del w:id="1013" w:author="JUAN CAMILO rairan" w:date="2019-08-12T20:38:00Z"/>
                  <w:sz w:val="24"/>
                  <w:szCs w:val="24"/>
                </w:rPr>
              </w:rPrChange>
            </w:rPr>
            <w:pPrChange w:id="1014" w:author="APRENDIZ" w:date="2019-08-06T18:56:00Z">
              <w:pPr/>
            </w:pPrChange>
          </w:pPr>
          <w:sdt>
            <w:sdtPr>
              <w:tag w:val="goog_rdk_904"/>
              <w:id w:val="-509222414"/>
            </w:sdtPr>
            <w:sdtEndPr/>
            <w:sdtContent>
              <w:sdt>
                <w:sdtPr>
                  <w:tag w:val="goog_rdk_905"/>
                  <w:id w:val="-541047587"/>
                </w:sdtPr>
                <w:sdtEndPr/>
                <w:sdtContent>
                  <w:del w:id="1015" w:author="JUAN CAMILO rairan" w:date="2019-08-12T20:38:00Z">
                    <w:r w:rsidR="00B14802">
                      <w:rPr>
                        <w:sz w:val="24"/>
                        <w:szCs w:val="24"/>
                        <w:rPrChange w:id="1016" w:author="APRENDIZ" w:date="2019-08-06T18:56:00Z">
                          <w:rPr>
                            <w:color w:val="656565"/>
                            <w:sz w:val="24"/>
                            <w:szCs w:val="24"/>
                          </w:rPr>
                        </w:rPrChange>
                      </w:rPr>
                      <w:delText xml:space="preserve">Según la contraseña que ingresemos nos aparecerá este letrero para darle seguridad a nuestro sistema </w:delText>
                    </w:r>
                  </w:del>
                </w:sdtContent>
              </w:sdt>
              <w:customXmlDelRangeStart w:id="1017" w:author="JUAN CAMILO rairan" w:date="2019-08-12T20:38:00Z"/>
              <w:sdt>
                <w:sdtPr>
                  <w:tag w:val="goog_rdk_906"/>
                  <w:id w:val="374899736"/>
                </w:sdtPr>
                <w:sdtEndPr/>
                <w:sdtContent>
                  <w:customXmlDelRangeEnd w:id="1017"/>
                  <w:customXmlDelRangeStart w:id="1018" w:author="JUAN CAMILO rairan" w:date="2019-08-12T20:38:00Z"/>
                </w:sdtContent>
              </w:sdt>
              <w:customXmlDelRangeEnd w:id="1018"/>
            </w:sdtContent>
          </w:sdt>
        </w:p>
      </w:sdtContent>
    </w:sdt>
    <w:sdt>
      <w:sdtPr>
        <w:tag w:val="goog_rdk_911"/>
        <w:id w:val="-1279562326"/>
      </w:sdtPr>
      <w:sdtEndPr/>
      <w:sdtContent>
        <w:p w14:paraId="5F3E7C7F" w14:textId="77777777" w:rsidR="00C34E51" w:rsidRPr="00C34E51" w:rsidRDefault="00686957">
          <w:pPr>
            <w:pBdr>
              <w:top w:val="nil"/>
              <w:left w:val="nil"/>
              <w:bottom w:val="nil"/>
              <w:right w:val="nil"/>
              <w:between w:val="nil"/>
            </w:pBdr>
            <w:rPr>
              <w:del w:id="1019" w:author="JUAN CAMILO rairan" w:date="2019-08-12T20:38:00Z"/>
              <w:rFonts w:ascii="Times New Roman" w:eastAsia="Times New Roman" w:hAnsi="Times New Roman" w:cs="Times New Roman"/>
              <w:color w:val="000000"/>
              <w:rPrChange w:id="1020" w:author="APRENDIZ" w:date="2019-08-06T18:56:00Z">
                <w:rPr>
                  <w:del w:id="1021" w:author="JUAN CAMILO rairan" w:date="2019-08-12T20:38:00Z"/>
                  <w:color w:val="656565"/>
                  <w:sz w:val="24"/>
                  <w:szCs w:val="24"/>
                </w:rPr>
              </w:rPrChange>
            </w:rPr>
            <w:pPrChange w:id="1022" w:author="APRENDIZ" w:date="2019-08-06T18:56:00Z">
              <w:pPr>
                <w:pBdr>
                  <w:top w:val="nil"/>
                  <w:left w:val="nil"/>
                  <w:bottom w:val="nil"/>
                  <w:right w:val="nil"/>
                  <w:between w:val="nil"/>
                </w:pBdr>
                <w:shd w:val="clear" w:color="auto" w:fill="FFFFFF"/>
                <w:spacing w:line="240" w:lineRule="auto"/>
              </w:pPr>
            </w:pPrChange>
          </w:pPr>
          <w:sdt>
            <w:sdtPr>
              <w:tag w:val="goog_rdk_908"/>
              <w:id w:val="766353009"/>
            </w:sdtPr>
            <w:sdtEndPr/>
            <w:sdtContent>
              <w:sdt>
                <w:sdtPr>
                  <w:tag w:val="goog_rdk_909"/>
                  <w:id w:val="1063528108"/>
                </w:sdtPr>
                <w:sdtEndPr/>
                <w:sdtContent>
                  <w:del w:id="1023" w:author="JUAN CAMILO rairan" w:date="2019-08-12T20:38:00Z">
                    <w:r w:rsidR="00B14802">
                      <w:rPr>
                        <w:color w:val="000000"/>
                        <w:sz w:val="24"/>
                        <w:szCs w:val="24"/>
                        <w:rPrChange w:id="1024" w:author="APRENDIZ" w:date="2019-08-06T18:56:00Z">
                          <w:rPr>
                            <w:color w:val="656565"/>
                            <w:sz w:val="24"/>
                            <w:szCs w:val="24"/>
                          </w:rPr>
                        </w:rPrChange>
                      </w:rPr>
                      <w:delText> </w:delText>
                    </w:r>
                  </w:del>
                </w:sdtContent>
              </w:sdt>
              <w:customXmlDelRangeStart w:id="1025" w:author="JUAN CAMILO rairan" w:date="2019-08-12T20:38:00Z"/>
              <w:sdt>
                <w:sdtPr>
                  <w:tag w:val="goog_rdk_910"/>
                  <w:id w:val="-294991144"/>
                </w:sdtPr>
                <w:sdtEndPr/>
                <w:sdtContent>
                  <w:customXmlDelRangeEnd w:id="1025"/>
                  <w:customXmlDelRangeStart w:id="1026" w:author="JUAN CAMILO rairan" w:date="2019-08-12T20:38:00Z"/>
                </w:sdtContent>
              </w:sdt>
              <w:customXmlDelRangeEnd w:id="1026"/>
            </w:sdtContent>
          </w:sdt>
        </w:p>
      </w:sdtContent>
    </w:sdt>
    <w:sdt>
      <w:sdtPr>
        <w:tag w:val="goog_rdk_914"/>
        <w:id w:val="1542628366"/>
      </w:sdtPr>
      <w:sdtEndPr/>
      <w:sdtContent>
        <w:p w14:paraId="7B3AFBE9" w14:textId="77777777" w:rsidR="00C34E51" w:rsidRPr="00C34E51" w:rsidRDefault="00686957">
          <w:pPr>
            <w:shd w:val="clear" w:color="auto" w:fill="F7F7F7"/>
            <w:jc w:val="both"/>
            <w:rPr>
              <w:del w:id="1027" w:author="JUAN CAMILO rairan" w:date="2019-08-12T20:38:00Z"/>
              <w:rPrChange w:id="1028" w:author="APRENDIZ" w:date="2019-08-06T18:43:00Z">
                <w:rPr>
                  <w:del w:id="1029" w:author="JUAN CAMILO rairan" w:date="2019-08-12T20:38:00Z"/>
                  <w:color w:val="656565"/>
                  <w:sz w:val="24"/>
                  <w:szCs w:val="24"/>
                </w:rPr>
              </w:rPrChange>
            </w:rPr>
            <w:pPrChange w:id="1030" w:author="APRENDIZ" w:date="2019-08-06T18:43:00Z">
              <w:pPr>
                <w:shd w:val="clear" w:color="auto" w:fill="F7F7F7"/>
              </w:pPr>
            </w:pPrChange>
          </w:pPr>
          <w:sdt>
            <w:sdtPr>
              <w:tag w:val="goog_rdk_912"/>
              <w:id w:val="1153484615"/>
            </w:sdtPr>
            <w:sdtEndPr/>
            <w:sdtContent>
              <w:del w:id="1031" w:author="JUAN CAMILO rairan" w:date="2019-08-12T20:38:00Z">
                <w:r w:rsidR="00B14802">
                  <w:rPr>
                    <w:noProof/>
                    <w:color w:val="656565"/>
                    <w:sz w:val="24"/>
                    <w:szCs w:val="24"/>
                  </w:rPr>
                  <w:drawing>
                    <wp:inline distT="0" distB="0" distL="0" distR="0" wp14:anchorId="23739707" wp14:editId="2475BEEA">
                      <wp:extent cx="7098665" cy="4867275"/>
                      <wp:effectExtent l="0" t="0" r="0" b="0"/>
                      <wp:docPr id="119" name="image10.png" descr="8-sistema-de-autenticación-SHA256-de-MySQL.png"/>
                      <wp:cNvGraphicFramePr/>
                      <a:graphic xmlns:a="http://schemas.openxmlformats.org/drawingml/2006/main">
                        <a:graphicData uri="http://schemas.openxmlformats.org/drawingml/2006/picture">
                          <pic:pic xmlns:pic="http://schemas.openxmlformats.org/drawingml/2006/picture">
                            <pic:nvPicPr>
                              <pic:cNvPr id="0" name="image10.png" descr="8-sistema-de-autenticación-SHA256-de-MySQL.png"/>
                              <pic:cNvPicPr preferRelativeResize="0"/>
                            </pic:nvPicPr>
                            <pic:blipFill>
                              <a:blip r:embed="rId54"/>
                              <a:srcRect b="8609"/>
                              <a:stretch>
                                <a:fillRect/>
                              </a:stretch>
                            </pic:blipFill>
                            <pic:spPr>
                              <a:xfrm>
                                <a:off x="0" y="0"/>
                                <a:ext cx="7098665" cy="4867275"/>
                              </a:xfrm>
                              <a:prstGeom prst="rect">
                                <a:avLst/>
                              </a:prstGeom>
                              <a:ln/>
                            </pic:spPr>
                          </pic:pic>
                        </a:graphicData>
                      </a:graphic>
                    </wp:inline>
                  </w:drawing>
                </w:r>
              </w:del>
              <w:sdt>
                <w:sdtPr>
                  <w:tag w:val="goog_rdk_913"/>
                  <w:id w:val="1974325484"/>
                </w:sdtPr>
                <w:sdtEndPr/>
                <w:sdtContent/>
              </w:sdt>
            </w:sdtContent>
          </w:sdt>
        </w:p>
      </w:sdtContent>
    </w:sdt>
    <w:sdt>
      <w:sdtPr>
        <w:tag w:val="goog_rdk_917"/>
        <w:id w:val="267044752"/>
      </w:sdtPr>
      <w:sdtEndPr/>
      <w:sdtContent>
        <w:p w14:paraId="20DF0971" w14:textId="77777777" w:rsidR="00C34E51" w:rsidRPr="00C34E51" w:rsidRDefault="00686957">
          <w:pPr>
            <w:shd w:val="clear" w:color="auto" w:fill="F7F7F7"/>
            <w:jc w:val="both"/>
            <w:rPr>
              <w:del w:id="1032" w:author="JUAN CAMILO rairan" w:date="2019-08-12T20:38:00Z"/>
              <w:sz w:val="24"/>
              <w:szCs w:val="24"/>
              <w:rPrChange w:id="1033" w:author="APRENDIZ" w:date="2019-08-06T18:43:00Z">
                <w:rPr>
                  <w:del w:id="1034" w:author="JUAN CAMILO rairan" w:date="2019-08-12T20:38:00Z"/>
                  <w:rFonts w:ascii="Helvetica Neue" w:eastAsia="Helvetica Neue" w:hAnsi="Helvetica Neue" w:cs="Helvetica Neue"/>
                  <w:color w:val="656565"/>
                  <w:sz w:val="21"/>
                  <w:szCs w:val="21"/>
                </w:rPr>
              </w:rPrChange>
            </w:rPr>
            <w:pPrChange w:id="1035" w:author="APRENDIZ" w:date="2019-08-06T18:43:00Z">
              <w:pPr>
                <w:shd w:val="clear" w:color="auto" w:fill="F7F7F7"/>
              </w:pPr>
            </w:pPrChange>
          </w:pPr>
          <w:sdt>
            <w:sdtPr>
              <w:tag w:val="goog_rdk_915"/>
              <w:id w:val="118651808"/>
            </w:sdtPr>
            <w:sdtEndPr/>
            <w:sdtContent>
              <w:sdt>
                <w:sdtPr>
                  <w:tag w:val="goog_rdk_916"/>
                  <w:id w:val="518743216"/>
                </w:sdtPr>
                <w:sdtEndPr/>
                <w:sdtContent/>
              </w:sdt>
            </w:sdtContent>
          </w:sdt>
        </w:p>
      </w:sdtContent>
    </w:sdt>
    <w:sdt>
      <w:sdtPr>
        <w:tag w:val="goog_rdk_920"/>
        <w:id w:val="1168447520"/>
      </w:sdtPr>
      <w:sdtEndPr/>
      <w:sdtContent>
        <w:p w14:paraId="2779E7D4" w14:textId="77777777" w:rsidR="00C34E51" w:rsidRPr="00C34E51" w:rsidRDefault="00686957">
          <w:pPr>
            <w:pBdr>
              <w:top w:val="nil"/>
              <w:left w:val="nil"/>
              <w:bottom w:val="nil"/>
              <w:right w:val="nil"/>
              <w:between w:val="nil"/>
            </w:pBdr>
            <w:shd w:val="clear" w:color="auto" w:fill="FFFFFF"/>
            <w:spacing w:line="240" w:lineRule="auto"/>
            <w:jc w:val="both"/>
            <w:rPr>
              <w:del w:id="1036" w:author="JUAN CAMILO rairan" w:date="2019-08-12T20:38:00Z"/>
              <w:color w:val="000000"/>
              <w:rPrChange w:id="1037" w:author="APRENDIZ" w:date="2019-08-06T18:43:00Z">
                <w:rPr>
                  <w:del w:id="1038" w:author="JUAN CAMILO rairan" w:date="2019-08-12T20:38:00Z"/>
                  <w:color w:val="656565"/>
                  <w:sz w:val="24"/>
                  <w:szCs w:val="24"/>
                </w:rPr>
              </w:rPrChange>
            </w:rPr>
            <w:pPrChange w:id="1039" w:author="APRENDIZ" w:date="2019-08-06T18:43:00Z">
              <w:pPr>
                <w:pBdr>
                  <w:top w:val="nil"/>
                  <w:left w:val="nil"/>
                  <w:bottom w:val="nil"/>
                  <w:right w:val="nil"/>
                  <w:between w:val="nil"/>
                </w:pBdr>
                <w:shd w:val="clear" w:color="auto" w:fill="FFFFFF"/>
                <w:spacing w:line="240" w:lineRule="auto"/>
              </w:pPr>
            </w:pPrChange>
          </w:pPr>
          <w:sdt>
            <w:sdtPr>
              <w:tag w:val="goog_rdk_918"/>
              <w:id w:val="-657925514"/>
            </w:sdtPr>
            <w:sdtEndPr/>
            <w:sdtContent>
              <w:del w:id="1040" w:author="JUAN CAMILO rairan" w:date="2019-08-12T20:38:00Z">
                <w:r w:rsidR="00B14802">
                  <w:rPr>
                    <w:color w:val="656565"/>
                    <w:sz w:val="24"/>
                    <w:szCs w:val="24"/>
                  </w:rPr>
                  <w:delText> </w:delText>
                </w:r>
              </w:del>
              <w:sdt>
                <w:sdtPr>
                  <w:tag w:val="goog_rdk_919"/>
                  <w:id w:val="1205441654"/>
                </w:sdtPr>
                <w:sdtEndPr/>
                <w:sdtContent/>
              </w:sdt>
            </w:sdtContent>
          </w:sdt>
        </w:p>
      </w:sdtContent>
    </w:sdt>
    <w:sdt>
      <w:sdtPr>
        <w:tag w:val="goog_rdk_923"/>
        <w:id w:val="1100992008"/>
      </w:sdtPr>
      <w:sdtEndPr/>
      <w:sdtContent>
        <w:p w14:paraId="0ABF7733" w14:textId="77777777" w:rsidR="00C34E51" w:rsidRPr="00C34E51" w:rsidRDefault="00686957">
          <w:pPr>
            <w:rPr>
              <w:del w:id="1041" w:author="JUAN CAMILO rairan" w:date="2019-08-12T20:38:00Z"/>
              <w:rPrChange w:id="1042" w:author="APRENDIZ" w:date="2019-08-06T18:57:00Z">
                <w:rPr>
                  <w:del w:id="1043" w:author="JUAN CAMILO rairan" w:date="2019-08-12T20:38:00Z"/>
                  <w:color w:val="6A6A6A"/>
                  <w:sz w:val="24"/>
                  <w:szCs w:val="24"/>
                </w:rPr>
              </w:rPrChange>
            </w:rPr>
            <w:pPrChange w:id="1044" w:author="APRENDIZ" w:date="2019-08-06T18:57:00Z">
              <w:pPr>
                <w:shd w:val="clear" w:color="auto" w:fill="FAFAFA"/>
              </w:pPr>
            </w:pPrChange>
          </w:pPr>
          <w:sdt>
            <w:sdtPr>
              <w:tag w:val="goog_rdk_921"/>
              <w:id w:val="964079182"/>
            </w:sdtPr>
            <w:sdtEndPr/>
            <w:sdtContent>
              <w:del w:id="1045" w:author="JUAN CAMILO rairan" w:date="2019-08-12T20:38:00Z">
                <w:r w:rsidR="00B14802">
                  <w:rPr>
                    <w:color w:val="6A6A6A"/>
                    <w:sz w:val="24"/>
                    <w:szCs w:val="24"/>
                  </w:rPr>
                  <w:delText>Paso 5</w:delText>
                </w:r>
              </w:del>
              <w:sdt>
                <w:sdtPr>
                  <w:tag w:val="goog_rdk_922"/>
                  <w:id w:val="-1005362239"/>
                </w:sdtPr>
                <w:sdtEndPr/>
                <w:sdtContent/>
              </w:sdt>
            </w:sdtContent>
          </w:sdt>
        </w:p>
      </w:sdtContent>
    </w:sdt>
    <w:sdt>
      <w:sdtPr>
        <w:tag w:val="goog_rdk_929"/>
        <w:id w:val="2124114423"/>
      </w:sdtPr>
      <w:sdtEndPr/>
      <w:sdtContent>
        <w:p w14:paraId="6E4CA86E" w14:textId="77777777" w:rsidR="00C34E51" w:rsidRPr="00C34E51" w:rsidRDefault="00686957">
          <w:pPr>
            <w:numPr>
              <w:ilvl w:val="0"/>
              <w:numId w:val="5"/>
            </w:numPr>
            <w:rPr>
              <w:del w:id="1046" w:author="JUAN CAMILO rairan" w:date="2019-08-12T20:38:00Z"/>
              <w:color w:val="000000"/>
              <w:rPrChange w:id="1047" w:author="APRENDIZ" w:date="2019-08-06T18:57:00Z">
                <w:rPr>
                  <w:del w:id="1048" w:author="JUAN CAMILO rairan" w:date="2019-08-12T20:38:00Z"/>
                  <w:sz w:val="24"/>
                  <w:szCs w:val="24"/>
                </w:rPr>
              </w:rPrChange>
            </w:rPr>
            <w:pPrChange w:id="1049" w:author="APRENDIZ" w:date="2019-08-06T18:57:00Z">
              <w:pPr/>
            </w:pPrChange>
          </w:pPr>
          <w:sdt>
            <w:sdtPr>
              <w:tag w:val="goog_rdk_924"/>
              <w:id w:val="1292868776"/>
            </w:sdtPr>
            <w:sdtEndPr/>
            <w:sdtContent>
              <w:del w:id="1050" w:author="JUAN CAMILO rairan" w:date="2019-08-12T20:38:00Z">
                <w:r w:rsidR="00B14802">
                  <w:rPr>
                    <w:color w:val="656565"/>
                    <w:sz w:val="24"/>
                    <w:szCs w:val="24"/>
                  </w:rPr>
                  <w:br/>
                </w:r>
              </w:del>
            </w:sdtContent>
          </w:sdt>
          <w:sdt>
            <w:sdtPr>
              <w:tag w:val="goog_rdk_925"/>
              <w:id w:val="-1603950807"/>
            </w:sdtPr>
            <w:sdtEndPr/>
            <w:sdtContent>
              <w:sdt>
                <w:sdtPr>
                  <w:tag w:val="goog_rdk_926"/>
                  <w:id w:val="892390461"/>
                </w:sdtPr>
                <w:sdtEndPr/>
                <w:sdtContent>
                  <w:del w:id="1051" w:author="JUAN CAMILO rairan" w:date="2019-08-12T20:38:00Z">
                    <w:r w:rsidR="00B14802">
                      <w:rPr>
                        <w:color w:val="000000"/>
                        <w:sz w:val="24"/>
                        <w:szCs w:val="24"/>
                        <w:highlight w:val="white"/>
                        <w:rPrChange w:id="1052" w:author="APRENDIZ" w:date="2019-08-06T18:57:00Z">
                          <w:rPr>
                            <w:color w:val="656565"/>
                            <w:sz w:val="24"/>
                            <w:szCs w:val="24"/>
                            <w:highlight w:val="white"/>
                          </w:rPr>
                        </w:rPrChange>
                      </w:rPr>
                      <w:delText>Esto debido al nuevo sistema de autenticación de MySQL, allí seleccionamos la opción que nos recomienda.:</w:delText>
                    </w:r>
                  </w:del>
                </w:sdtContent>
              </w:sdt>
            </w:sdtContent>
          </w:sdt>
          <w:sdt>
            <w:sdtPr>
              <w:tag w:val="goog_rdk_927"/>
              <w:id w:val="-538593392"/>
            </w:sdtPr>
            <w:sdtEndPr/>
            <w:sdtContent>
              <w:sdt>
                <w:sdtPr>
                  <w:tag w:val="goog_rdk_928"/>
                  <w:id w:val="1100692625"/>
                </w:sdtPr>
                <w:sdtEndPr/>
                <w:sdtContent/>
              </w:sdt>
            </w:sdtContent>
          </w:sdt>
        </w:p>
      </w:sdtContent>
    </w:sdt>
    <w:sdt>
      <w:sdtPr>
        <w:tag w:val="goog_rdk_932"/>
        <w:id w:val="-524949432"/>
      </w:sdtPr>
      <w:sdtEndPr/>
      <w:sdtContent>
        <w:p w14:paraId="0DE67A0D" w14:textId="77777777" w:rsidR="00C34E51" w:rsidRPr="00C34E51" w:rsidRDefault="00686957">
          <w:pPr>
            <w:pBdr>
              <w:top w:val="nil"/>
              <w:left w:val="nil"/>
              <w:bottom w:val="nil"/>
              <w:right w:val="nil"/>
              <w:between w:val="nil"/>
            </w:pBdr>
            <w:shd w:val="clear" w:color="auto" w:fill="FFFFFF"/>
            <w:spacing w:line="240" w:lineRule="auto"/>
            <w:jc w:val="both"/>
            <w:rPr>
              <w:del w:id="1053" w:author="JUAN CAMILO rairan" w:date="2019-08-12T20:38:00Z"/>
              <w:color w:val="000000"/>
              <w:rPrChange w:id="1054" w:author="APRENDIZ" w:date="2019-08-06T18:43:00Z">
                <w:rPr>
                  <w:del w:id="1055" w:author="JUAN CAMILO rairan" w:date="2019-08-12T20:38:00Z"/>
                  <w:color w:val="656565"/>
                  <w:sz w:val="24"/>
                  <w:szCs w:val="24"/>
                </w:rPr>
              </w:rPrChange>
            </w:rPr>
            <w:pPrChange w:id="1056" w:author="APRENDIZ" w:date="2019-08-06T18:43:00Z">
              <w:pPr>
                <w:pBdr>
                  <w:top w:val="nil"/>
                  <w:left w:val="nil"/>
                  <w:bottom w:val="nil"/>
                  <w:right w:val="nil"/>
                  <w:between w:val="nil"/>
                </w:pBdr>
                <w:shd w:val="clear" w:color="auto" w:fill="FFFFFF"/>
                <w:spacing w:line="240" w:lineRule="auto"/>
              </w:pPr>
            </w:pPrChange>
          </w:pPr>
          <w:sdt>
            <w:sdtPr>
              <w:tag w:val="goog_rdk_930"/>
              <w:id w:val="-1531794545"/>
            </w:sdtPr>
            <w:sdtEndPr/>
            <w:sdtContent>
              <w:del w:id="1057" w:author="JUAN CAMILO rairan" w:date="2019-08-12T20:38:00Z">
                <w:r w:rsidR="00B14802">
                  <w:rPr>
                    <w:color w:val="656565"/>
                    <w:sz w:val="24"/>
                    <w:szCs w:val="24"/>
                  </w:rPr>
                  <w:delText> </w:delText>
                </w:r>
              </w:del>
              <w:sdt>
                <w:sdtPr>
                  <w:tag w:val="goog_rdk_931"/>
                  <w:id w:val="1982806917"/>
                </w:sdtPr>
                <w:sdtEndPr/>
                <w:sdtContent/>
              </w:sdt>
            </w:sdtContent>
          </w:sdt>
        </w:p>
      </w:sdtContent>
    </w:sdt>
    <w:sdt>
      <w:sdtPr>
        <w:tag w:val="goog_rdk_935"/>
        <w:id w:val="358864500"/>
      </w:sdtPr>
      <w:sdtEndPr/>
      <w:sdtContent>
        <w:p w14:paraId="5DE50263" w14:textId="77777777" w:rsidR="00C34E51" w:rsidRPr="00C34E51" w:rsidRDefault="00686957">
          <w:pPr>
            <w:shd w:val="clear" w:color="auto" w:fill="F7F7F7"/>
            <w:jc w:val="both"/>
            <w:rPr>
              <w:del w:id="1058" w:author="JUAN CAMILO rairan" w:date="2019-08-12T20:38:00Z"/>
              <w:rPrChange w:id="1059" w:author="APRENDIZ" w:date="2019-08-06T18:43:00Z">
                <w:rPr>
                  <w:del w:id="1060" w:author="JUAN CAMILO rairan" w:date="2019-08-12T20:38:00Z"/>
                  <w:color w:val="656565"/>
                  <w:sz w:val="24"/>
                  <w:szCs w:val="24"/>
                </w:rPr>
              </w:rPrChange>
            </w:rPr>
            <w:pPrChange w:id="1061" w:author="APRENDIZ" w:date="2019-08-06T18:43:00Z">
              <w:pPr>
                <w:shd w:val="clear" w:color="auto" w:fill="F7F7F7"/>
              </w:pPr>
            </w:pPrChange>
          </w:pPr>
          <w:sdt>
            <w:sdtPr>
              <w:tag w:val="goog_rdk_933"/>
              <w:id w:val="1739821332"/>
            </w:sdtPr>
            <w:sdtEndPr/>
            <w:sdtContent>
              <w:del w:id="1062" w:author="JUAN CAMILO rairan" w:date="2019-08-12T20:38:00Z">
                <w:r w:rsidR="00B14802">
                  <w:rPr>
                    <w:noProof/>
                    <w:color w:val="656565"/>
                    <w:sz w:val="24"/>
                    <w:szCs w:val="24"/>
                  </w:rPr>
                  <w:drawing>
                    <wp:inline distT="0" distB="0" distL="0" distR="0" wp14:anchorId="5429D98B" wp14:editId="648B8EB9">
                      <wp:extent cx="7098665" cy="5325745"/>
                      <wp:effectExtent l="0" t="0" r="0" b="0"/>
                      <wp:docPr id="120" name="image17.png" descr="9-sistema-de-autenticación-SHA256-de-MySQL.png"/>
                      <wp:cNvGraphicFramePr/>
                      <a:graphic xmlns:a="http://schemas.openxmlformats.org/drawingml/2006/main">
                        <a:graphicData uri="http://schemas.openxmlformats.org/drawingml/2006/picture">
                          <pic:pic xmlns:pic="http://schemas.openxmlformats.org/drawingml/2006/picture">
                            <pic:nvPicPr>
                              <pic:cNvPr id="0" name="image17.png" descr="9-sistema-de-autenticación-SHA256-de-MySQL.png"/>
                              <pic:cNvPicPr preferRelativeResize="0"/>
                            </pic:nvPicPr>
                            <pic:blipFill>
                              <a:blip r:embed="rId55"/>
                              <a:srcRect/>
                              <a:stretch>
                                <a:fillRect/>
                              </a:stretch>
                            </pic:blipFill>
                            <pic:spPr>
                              <a:xfrm>
                                <a:off x="0" y="0"/>
                                <a:ext cx="7098665" cy="5325745"/>
                              </a:xfrm>
                              <a:prstGeom prst="rect">
                                <a:avLst/>
                              </a:prstGeom>
                              <a:ln/>
                            </pic:spPr>
                          </pic:pic>
                        </a:graphicData>
                      </a:graphic>
                    </wp:inline>
                  </w:drawing>
                </w:r>
              </w:del>
              <w:sdt>
                <w:sdtPr>
                  <w:tag w:val="goog_rdk_934"/>
                  <w:id w:val="-1988313874"/>
                </w:sdtPr>
                <w:sdtEndPr/>
                <w:sdtContent/>
              </w:sdt>
            </w:sdtContent>
          </w:sdt>
        </w:p>
      </w:sdtContent>
    </w:sdt>
    <w:sdt>
      <w:sdtPr>
        <w:tag w:val="goog_rdk_938"/>
        <w:id w:val="-773702864"/>
      </w:sdtPr>
      <w:sdtEndPr/>
      <w:sdtContent>
        <w:p w14:paraId="35997C9D" w14:textId="77777777" w:rsidR="00C34E51" w:rsidRPr="00C34E51" w:rsidRDefault="00686957">
          <w:pPr>
            <w:shd w:val="clear" w:color="auto" w:fill="F7F7F7"/>
            <w:jc w:val="both"/>
            <w:rPr>
              <w:del w:id="1063" w:author="JUAN CAMILO rairan" w:date="2019-08-12T20:38:00Z"/>
              <w:sz w:val="24"/>
              <w:szCs w:val="24"/>
              <w:rPrChange w:id="1064" w:author="APRENDIZ" w:date="2019-08-06T18:43:00Z">
                <w:rPr>
                  <w:del w:id="1065" w:author="JUAN CAMILO rairan" w:date="2019-08-12T20:38:00Z"/>
                  <w:rFonts w:ascii="Helvetica Neue" w:eastAsia="Helvetica Neue" w:hAnsi="Helvetica Neue" w:cs="Helvetica Neue"/>
                  <w:color w:val="656565"/>
                  <w:sz w:val="21"/>
                  <w:szCs w:val="21"/>
                </w:rPr>
              </w:rPrChange>
            </w:rPr>
            <w:pPrChange w:id="1066" w:author="APRENDIZ" w:date="2019-08-06T18:43:00Z">
              <w:pPr>
                <w:shd w:val="clear" w:color="auto" w:fill="F7F7F7"/>
              </w:pPr>
            </w:pPrChange>
          </w:pPr>
          <w:sdt>
            <w:sdtPr>
              <w:tag w:val="goog_rdk_936"/>
              <w:id w:val="-164710129"/>
            </w:sdtPr>
            <w:sdtEndPr/>
            <w:sdtContent>
              <w:sdt>
                <w:sdtPr>
                  <w:tag w:val="goog_rdk_937"/>
                  <w:id w:val="2018954990"/>
                </w:sdtPr>
                <w:sdtEndPr/>
                <w:sdtContent/>
              </w:sdt>
            </w:sdtContent>
          </w:sdt>
        </w:p>
      </w:sdtContent>
    </w:sdt>
    <w:sdt>
      <w:sdtPr>
        <w:tag w:val="goog_rdk_941"/>
        <w:id w:val="-1390104194"/>
      </w:sdtPr>
      <w:sdtEndPr/>
      <w:sdtContent>
        <w:p w14:paraId="5C4E550C" w14:textId="77777777" w:rsidR="00C34E51" w:rsidRPr="00C34E51" w:rsidRDefault="00686957">
          <w:pPr>
            <w:pBdr>
              <w:top w:val="nil"/>
              <w:left w:val="nil"/>
              <w:bottom w:val="nil"/>
              <w:right w:val="nil"/>
              <w:between w:val="nil"/>
            </w:pBdr>
            <w:shd w:val="clear" w:color="auto" w:fill="FFFFFF"/>
            <w:spacing w:line="240" w:lineRule="auto"/>
            <w:jc w:val="both"/>
            <w:rPr>
              <w:del w:id="1067" w:author="JUAN CAMILO rairan" w:date="2019-08-12T20:38:00Z"/>
              <w:color w:val="000000"/>
              <w:rPrChange w:id="1068" w:author="APRENDIZ" w:date="2019-08-06T18:43:00Z">
                <w:rPr>
                  <w:del w:id="1069" w:author="JUAN CAMILO rairan" w:date="2019-08-12T20:38:00Z"/>
                  <w:color w:val="656565"/>
                  <w:sz w:val="24"/>
                  <w:szCs w:val="24"/>
                </w:rPr>
              </w:rPrChange>
            </w:rPr>
            <w:pPrChange w:id="1070" w:author="APRENDIZ" w:date="2019-08-06T18:43:00Z">
              <w:pPr>
                <w:pBdr>
                  <w:top w:val="nil"/>
                  <w:left w:val="nil"/>
                  <w:bottom w:val="nil"/>
                  <w:right w:val="nil"/>
                  <w:between w:val="nil"/>
                </w:pBdr>
                <w:shd w:val="clear" w:color="auto" w:fill="FFFFFF"/>
                <w:spacing w:line="240" w:lineRule="auto"/>
              </w:pPr>
            </w:pPrChange>
          </w:pPr>
          <w:sdt>
            <w:sdtPr>
              <w:tag w:val="goog_rdk_939"/>
              <w:id w:val="232045334"/>
            </w:sdtPr>
            <w:sdtEndPr/>
            <w:sdtContent>
              <w:del w:id="1071" w:author="JUAN CAMILO rairan" w:date="2019-08-12T20:38:00Z">
                <w:r w:rsidR="00B14802">
                  <w:rPr>
                    <w:color w:val="656565"/>
                    <w:sz w:val="24"/>
                    <w:szCs w:val="24"/>
                  </w:rPr>
                  <w:delText> </w:delText>
                </w:r>
              </w:del>
              <w:sdt>
                <w:sdtPr>
                  <w:tag w:val="goog_rdk_940"/>
                  <w:id w:val="-6986489"/>
                </w:sdtPr>
                <w:sdtEndPr/>
                <w:sdtContent/>
              </w:sdt>
            </w:sdtContent>
          </w:sdt>
        </w:p>
      </w:sdtContent>
    </w:sdt>
    <w:sdt>
      <w:sdtPr>
        <w:tag w:val="goog_rdk_945"/>
        <w:id w:val="-1302766956"/>
      </w:sdtPr>
      <w:sdtEndPr/>
      <w:sdtContent>
        <w:p w14:paraId="4421882C" w14:textId="77777777" w:rsidR="00C34E51" w:rsidRPr="00C34E51" w:rsidRDefault="00686957">
          <w:pPr>
            <w:pBdr>
              <w:top w:val="nil"/>
              <w:left w:val="nil"/>
              <w:bottom w:val="nil"/>
              <w:right w:val="nil"/>
              <w:between w:val="nil"/>
            </w:pBdr>
            <w:shd w:val="clear" w:color="auto" w:fill="FFFFFF"/>
            <w:spacing w:line="240" w:lineRule="auto"/>
            <w:jc w:val="both"/>
            <w:rPr>
              <w:del w:id="1072" w:author="JUAN CAMILO rairan" w:date="2019-08-12T20:38:00Z"/>
              <w:color w:val="000000"/>
              <w:rPrChange w:id="1073" w:author="APRENDIZ" w:date="2019-08-06T18:43:00Z">
                <w:rPr>
                  <w:del w:id="1074" w:author="JUAN CAMILO rairan" w:date="2019-08-12T20:38:00Z"/>
                  <w:color w:val="656565"/>
                  <w:sz w:val="24"/>
                  <w:szCs w:val="24"/>
                </w:rPr>
              </w:rPrChange>
            </w:rPr>
            <w:pPrChange w:id="1075" w:author="APRENDIZ" w:date="2019-08-06T18:43:00Z">
              <w:pPr>
                <w:pBdr>
                  <w:top w:val="nil"/>
                  <w:left w:val="nil"/>
                  <w:bottom w:val="nil"/>
                  <w:right w:val="nil"/>
                  <w:between w:val="nil"/>
                </w:pBdr>
                <w:shd w:val="clear" w:color="auto" w:fill="FFFFFF"/>
                <w:spacing w:line="240" w:lineRule="auto"/>
              </w:pPr>
            </w:pPrChange>
          </w:pPr>
          <w:sdt>
            <w:sdtPr>
              <w:tag w:val="goog_rdk_942"/>
              <w:id w:val="-1577971021"/>
            </w:sdtPr>
            <w:sdtEndPr/>
            <w:sdtContent>
              <w:sdt>
                <w:sdtPr>
                  <w:tag w:val="goog_rdk_943"/>
                  <w:id w:val="-1980140251"/>
                </w:sdtPr>
                <w:sdtEndPr/>
                <w:sdtContent>
                  <w:del w:id="1076" w:author="JUAN CAMILO rairan" w:date="2019-08-12T20:38:00Z">
                    <w:r w:rsidR="00B14802">
                      <w:rPr>
                        <w:color w:val="000000"/>
                        <w:sz w:val="24"/>
                        <w:szCs w:val="24"/>
                        <w:rPrChange w:id="1077" w:author="APRENDIZ" w:date="2019-08-06T18:57:00Z">
                          <w:rPr>
                            <w:color w:val="656565"/>
                            <w:sz w:val="24"/>
                            <w:szCs w:val="24"/>
                          </w:rPr>
                        </w:rPrChange>
                      </w:rPr>
                      <w:delText>Aquí ya nos quedara instalado el Mysql en Ubuntu 18.04.</w:delText>
                    </w:r>
                  </w:del>
                </w:sdtContent>
              </w:sdt>
              <w:customXmlDelRangeStart w:id="1078" w:author="JUAN CAMILO rairan" w:date="2019-08-12T20:38:00Z"/>
              <w:sdt>
                <w:sdtPr>
                  <w:tag w:val="goog_rdk_944"/>
                  <w:id w:val="1487895587"/>
                </w:sdtPr>
                <w:sdtEndPr/>
                <w:sdtContent>
                  <w:customXmlDelRangeEnd w:id="1078"/>
                  <w:customXmlDelRangeStart w:id="1079" w:author="JUAN CAMILO rairan" w:date="2019-08-12T20:38:00Z"/>
                </w:sdtContent>
              </w:sdt>
              <w:customXmlDelRangeEnd w:id="1079"/>
            </w:sdtContent>
          </w:sdt>
        </w:p>
      </w:sdtContent>
    </w:sdt>
    <w:sdt>
      <w:sdtPr>
        <w:tag w:val="goog_rdk_948"/>
        <w:id w:val="-1720663162"/>
      </w:sdtPr>
      <w:sdtEndPr/>
      <w:sdtContent>
        <w:p w14:paraId="5571DF84" w14:textId="77777777" w:rsidR="00C34E51" w:rsidRPr="00C34E51" w:rsidRDefault="00686957">
          <w:pPr>
            <w:pBdr>
              <w:top w:val="nil"/>
              <w:left w:val="nil"/>
              <w:bottom w:val="nil"/>
              <w:right w:val="nil"/>
              <w:between w:val="nil"/>
            </w:pBdr>
            <w:shd w:val="clear" w:color="auto" w:fill="FFFFFF"/>
            <w:spacing w:line="240" w:lineRule="auto"/>
            <w:jc w:val="both"/>
            <w:rPr>
              <w:del w:id="1080" w:author="JUAN CAMILO rairan" w:date="2019-08-12T20:38:00Z"/>
              <w:color w:val="000000"/>
              <w:rPrChange w:id="1081" w:author="APRENDIZ" w:date="2019-08-06T18:43:00Z">
                <w:rPr>
                  <w:del w:id="1082" w:author="JUAN CAMILO rairan" w:date="2019-08-12T20:38:00Z"/>
                  <w:color w:val="656565"/>
                  <w:sz w:val="24"/>
                  <w:szCs w:val="24"/>
                </w:rPr>
              </w:rPrChange>
            </w:rPr>
            <w:pPrChange w:id="1083" w:author="APRENDIZ" w:date="2019-08-06T18:43:00Z">
              <w:pPr>
                <w:pBdr>
                  <w:top w:val="nil"/>
                  <w:left w:val="nil"/>
                  <w:bottom w:val="nil"/>
                  <w:right w:val="nil"/>
                  <w:between w:val="nil"/>
                </w:pBdr>
                <w:shd w:val="clear" w:color="auto" w:fill="FFFFFF"/>
                <w:spacing w:line="240" w:lineRule="auto"/>
              </w:pPr>
            </w:pPrChange>
          </w:pPr>
          <w:sdt>
            <w:sdtPr>
              <w:tag w:val="goog_rdk_946"/>
              <w:id w:val="368658119"/>
            </w:sdtPr>
            <w:sdtEndPr/>
            <w:sdtContent>
              <w:del w:id="1084" w:author="JUAN CAMILO rairan" w:date="2019-08-12T20:38:00Z">
                <w:r w:rsidR="00B14802">
                  <w:rPr>
                    <w:color w:val="656565"/>
                    <w:sz w:val="24"/>
                    <w:szCs w:val="24"/>
                  </w:rPr>
                  <w:delText> </w:delText>
                </w:r>
              </w:del>
              <w:sdt>
                <w:sdtPr>
                  <w:tag w:val="goog_rdk_947"/>
                  <w:id w:val="975027169"/>
                </w:sdtPr>
                <w:sdtEndPr/>
                <w:sdtContent/>
              </w:sdt>
            </w:sdtContent>
          </w:sdt>
        </w:p>
      </w:sdtContent>
    </w:sdt>
    <w:sdt>
      <w:sdtPr>
        <w:tag w:val="goog_rdk_952"/>
        <w:id w:val="308221999"/>
      </w:sdtPr>
      <w:sdtEndPr/>
      <w:sdtContent>
        <w:p w14:paraId="0C98BB80" w14:textId="77777777" w:rsidR="00C34E51" w:rsidRDefault="00686957">
          <w:pPr>
            <w:pBdr>
              <w:top w:val="nil"/>
              <w:left w:val="nil"/>
              <w:bottom w:val="nil"/>
              <w:right w:val="nil"/>
              <w:between w:val="nil"/>
            </w:pBdr>
            <w:shd w:val="clear" w:color="auto" w:fill="FFFFFF"/>
            <w:spacing w:line="240" w:lineRule="auto"/>
            <w:jc w:val="both"/>
            <w:rPr>
              <w:ins w:id="1085" w:author="APRENDIZ" w:date="2019-08-06T18:57:00Z"/>
              <w:del w:id="1086" w:author="JUAN CAMILO rairan" w:date="2019-08-12T20:38:00Z"/>
              <w:color w:val="656565"/>
              <w:sz w:val="24"/>
              <w:szCs w:val="24"/>
            </w:rPr>
          </w:pPr>
          <w:sdt>
            <w:sdtPr>
              <w:tag w:val="goog_rdk_949"/>
              <w:id w:val="1322384436"/>
            </w:sdtPr>
            <w:sdtEndPr/>
            <w:sdtContent>
              <w:del w:id="1087" w:author="JUAN CAMILO rairan" w:date="2019-08-12T20:38:00Z">
                <w:r w:rsidR="00B14802">
                  <w:rPr>
                    <w:color w:val="656565"/>
                    <w:sz w:val="24"/>
                    <w:szCs w:val="24"/>
                  </w:rPr>
                  <w:delText> </w:delText>
                </w:r>
              </w:del>
            </w:sdtContent>
          </w:sdt>
          <w:sdt>
            <w:sdtPr>
              <w:tag w:val="goog_rdk_950"/>
              <w:id w:val="647102716"/>
            </w:sdtPr>
            <w:sdtEndPr/>
            <w:sdtContent>
              <w:customXmlInsRangeStart w:id="1088" w:author="APRENDIZ" w:date="2019-08-06T18:57:00Z"/>
              <w:sdt>
                <w:sdtPr>
                  <w:tag w:val="goog_rdk_951"/>
                  <w:id w:val="-1049142723"/>
                </w:sdtPr>
                <w:sdtEndPr/>
                <w:sdtContent>
                  <w:customXmlInsRangeEnd w:id="1088"/>
                  <w:customXmlInsRangeStart w:id="1089" w:author="APRENDIZ" w:date="2019-08-06T18:57:00Z"/>
                </w:sdtContent>
              </w:sdt>
              <w:customXmlInsRangeEnd w:id="1089"/>
            </w:sdtContent>
          </w:sdt>
        </w:p>
      </w:sdtContent>
    </w:sdt>
    <w:sdt>
      <w:sdtPr>
        <w:tag w:val="goog_rdk_955"/>
        <w:id w:val="218092868"/>
      </w:sdtPr>
      <w:sdtEndPr/>
      <w:sdtContent>
        <w:p w14:paraId="5A5DCA3B" w14:textId="77777777" w:rsidR="00C34E51" w:rsidRDefault="00686957">
          <w:pPr>
            <w:pBdr>
              <w:top w:val="nil"/>
              <w:left w:val="nil"/>
              <w:bottom w:val="nil"/>
              <w:right w:val="nil"/>
              <w:between w:val="nil"/>
            </w:pBdr>
            <w:shd w:val="clear" w:color="auto" w:fill="FFFFFF"/>
            <w:spacing w:line="240" w:lineRule="auto"/>
            <w:jc w:val="both"/>
            <w:rPr>
              <w:ins w:id="1090" w:author="APRENDIZ" w:date="2019-08-06T18:57:00Z"/>
              <w:del w:id="1091" w:author="JUAN CAMILO rairan" w:date="2019-08-12T20:38:00Z"/>
              <w:color w:val="656565"/>
              <w:sz w:val="24"/>
              <w:szCs w:val="24"/>
            </w:rPr>
          </w:pPr>
          <w:sdt>
            <w:sdtPr>
              <w:tag w:val="goog_rdk_953"/>
              <w:id w:val="-448167414"/>
            </w:sdtPr>
            <w:sdtEndPr/>
            <w:sdtContent>
              <w:customXmlInsRangeStart w:id="1092" w:author="APRENDIZ" w:date="2019-08-06T18:57:00Z"/>
              <w:sdt>
                <w:sdtPr>
                  <w:tag w:val="goog_rdk_954"/>
                  <w:id w:val="471792292"/>
                </w:sdtPr>
                <w:sdtEndPr/>
                <w:sdtContent>
                  <w:customXmlInsRangeEnd w:id="1092"/>
                  <w:customXmlInsRangeStart w:id="1093" w:author="APRENDIZ" w:date="2019-08-06T18:57:00Z"/>
                </w:sdtContent>
              </w:sdt>
              <w:customXmlInsRangeEnd w:id="1093"/>
            </w:sdtContent>
          </w:sdt>
        </w:p>
      </w:sdtContent>
    </w:sdt>
    <w:sdt>
      <w:sdtPr>
        <w:tag w:val="goog_rdk_957"/>
        <w:id w:val="1139916405"/>
      </w:sdtPr>
      <w:sdtEndPr/>
      <w:sdtContent>
        <w:p w14:paraId="5B242421" w14:textId="77777777" w:rsidR="00C34E51" w:rsidRPr="00C34E51" w:rsidRDefault="00686957">
          <w:pPr>
            <w:pBdr>
              <w:top w:val="nil"/>
              <w:left w:val="nil"/>
              <w:bottom w:val="nil"/>
              <w:right w:val="nil"/>
              <w:between w:val="nil"/>
            </w:pBdr>
            <w:shd w:val="clear" w:color="auto" w:fill="FFFFFF"/>
            <w:spacing w:line="240" w:lineRule="auto"/>
            <w:jc w:val="both"/>
            <w:rPr>
              <w:color w:val="000000"/>
              <w:sz w:val="24"/>
              <w:szCs w:val="24"/>
              <w:rPrChange w:id="1094" w:author="APRENDIZ" w:date="2019-08-06T18:43:00Z">
                <w:rPr>
                  <w:color w:val="656565"/>
                  <w:sz w:val="21"/>
                  <w:szCs w:val="21"/>
                </w:rPr>
              </w:rPrChange>
            </w:rPr>
            <w:pPrChange w:id="1095" w:author="APRENDIZ" w:date="2019-08-06T18:43:00Z">
              <w:pPr>
                <w:pBdr>
                  <w:top w:val="nil"/>
                  <w:left w:val="nil"/>
                  <w:bottom w:val="nil"/>
                  <w:right w:val="nil"/>
                  <w:between w:val="nil"/>
                </w:pBdr>
                <w:shd w:val="clear" w:color="auto" w:fill="FFFFFF"/>
                <w:spacing w:line="240" w:lineRule="auto"/>
              </w:pPr>
            </w:pPrChange>
          </w:pPr>
          <w:sdt>
            <w:sdtPr>
              <w:tag w:val="goog_rdk_956"/>
              <w:id w:val="-150526149"/>
            </w:sdtPr>
            <w:sdtEndPr/>
            <w:sdtContent/>
          </w:sdt>
        </w:p>
      </w:sdtContent>
    </w:sdt>
    <w:sectPr w:rsidR="00C34E51" w:rsidRPr="00C34E5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PRENDIZ" w:date="2019-09-16T19:57:00Z" w:initials="A">
    <w:p w14:paraId="7BB9614C" w14:textId="77777777" w:rsidR="00B14802" w:rsidRDefault="00B14802">
      <w:pPr>
        <w:pStyle w:val="Textocomentario"/>
      </w:pPr>
      <w:r>
        <w:rPr>
          <w:rStyle w:val="Refdecomentario"/>
        </w:rPr>
        <w:annotationRef/>
      </w:r>
    </w:p>
  </w:comment>
  <w:comment w:id="2" w:author="APRENDIZ" w:date="2019-10-01T18:14:00Z" w:initials="A">
    <w:p w14:paraId="05DBFADF" w14:textId="6333EF10" w:rsidR="00686957" w:rsidRDefault="00686957">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B9614C" w15:done="0"/>
  <w15:commentEx w15:paraId="05DBFADF" w15:paraIdParent="7BB961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B9614C" w16cid:durableId="212A67C6"/>
  <w16cid:commentId w16cid:paraId="05DBFADF" w16cid:durableId="213E16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Neue">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24D25"/>
    <w:multiLevelType w:val="multilevel"/>
    <w:tmpl w:val="8692FD1C"/>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4BF24C18"/>
    <w:multiLevelType w:val="multilevel"/>
    <w:tmpl w:val="0960271C"/>
    <w:lvl w:ilvl="0">
      <w:start w:val="1"/>
      <w:numFmt w:val="decimal"/>
      <w:lvlText w:val="%1."/>
      <w:lvlJc w:val="left"/>
      <w:pPr>
        <w:ind w:left="643" w:hanging="360"/>
      </w:pPr>
      <w:rPr>
        <w:rFonts w:ascii="Arial" w:eastAsia="Arial" w:hAnsi="Arial" w:cs="Arial"/>
        <w:b/>
        <w:sz w:val="24"/>
        <w:szCs w:val="24"/>
      </w:rPr>
    </w:lvl>
    <w:lvl w:ilvl="1">
      <w:start w:val="1"/>
      <w:numFmt w:val="decimal"/>
      <w:lvlText w:val="%2."/>
      <w:lvlJc w:val="left"/>
      <w:pPr>
        <w:ind w:left="1363" w:hanging="359"/>
      </w:pPr>
    </w:lvl>
    <w:lvl w:ilvl="2">
      <w:start w:val="1"/>
      <w:numFmt w:val="decimal"/>
      <w:lvlText w:val="%3."/>
      <w:lvlJc w:val="left"/>
      <w:pPr>
        <w:ind w:left="2083" w:hanging="360"/>
      </w:pPr>
    </w:lvl>
    <w:lvl w:ilvl="3">
      <w:start w:val="1"/>
      <w:numFmt w:val="decimal"/>
      <w:lvlText w:val="%4."/>
      <w:lvlJc w:val="left"/>
      <w:pPr>
        <w:ind w:left="2803" w:hanging="360"/>
      </w:pPr>
    </w:lvl>
    <w:lvl w:ilvl="4">
      <w:start w:val="1"/>
      <w:numFmt w:val="decimal"/>
      <w:lvlText w:val="%5."/>
      <w:lvlJc w:val="left"/>
      <w:pPr>
        <w:ind w:left="3523" w:hanging="360"/>
      </w:pPr>
    </w:lvl>
    <w:lvl w:ilvl="5">
      <w:start w:val="1"/>
      <w:numFmt w:val="decimal"/>
      <w:lvlText w:val="%6."/>
      <w:lvlJc w:val="left"/>
      <w:pPr>
        <w:ind w:left="4243" w:hanging="360"/>
      </w:pPr>
    </w:lvl>
    <w:lvl w:ilvl="6">
      <w:start w:val="1"/>
      <w:numFmt w:val="decimal"/>
      <w:lvlText w:val="%7."/>
      <w:lvlJc w:val="left"/>
      <w:pPr>
        <w:ind w:left="4963" w:hanging="360"/>
      </w:pPr>
    </w:lvl>
    <w:lvl w:ilvl="7">
      <w:start w:val="1"/>
      <w:numFmt w:val="decimal"/>
      <w:lvlText w:val="%8."/>
      <w:lvlJc w:val="left"/>
      <w:pPr>
        <w:ind w:left="5683" w:hanging="360"/>
      </w:pPr>
    </w:lvl>
    <w:lvl w:ilvl="8">
      <w:start w:val="1"/>
      <w:numFmt w:val="decimal"/>
      <w:lvlText w:val="%9."/>
      <w:lvlJc w:val="left"/>
      <w:pPr>
        <w:ind w:left="6403" w:hanging="360"/>
      </w:pPr>
    </w:lvl>
  </w:abstractNum>
  <w:abstractNum w:abstractNumId="2" w15:restartNumberingAfterBreak="0">
    <w:nsid w:val="597C356A"/>
    <w:multiLevelType w:val="multilevel"/>
    <w:tmpl w:val="BFB2818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A1B74D1"/>
    <w:multiLevelType w:val="multilevel"/>
    <w:tmpl w:val="962EFC84"/>
    <w:lvl w:ilvl="0">
      <w:start w:val="1"/>
      <w:numFmt w:val="decimal"/>
      <w:lvlText w:val="%1."/>
      <w:lvlJc w:val="left"/>
      <w:pPr>
        <w:ind w:left="360" w:hanging="360"/>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5E1F1BFA"/>
    <w:multiLevelType w:val="multilevel"/>
    <w:tmpl w:val="E490199C"/>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
  </w:num>
  <w:num w:numId="2">
    <w:abstractNumId w:val="0"/>
  </w:num>
  <w:num w:numId="3">
    <w:abstractNumId w:val="2"/>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PRENDIZ">
    <w15:presenceInfo w15:providerId="None" w15:userId="APRENDI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doNotDisplayPageBoundaries/>
  <w:proofState w:spelling="clean" w:grammar="clean"/>
  <w:trackRevisions/>
  <w:documentProtection w:edit="trackedChanges" w:enforcement="1" w:cryptProviderType="rsaAES" w:cryptAlgorithmClass="hash" w:cryptAlgorithmType="typeAny" w:cryptAlgorithmSid="14" w:cryptSpinCount="100000" w:hash="Fd8i4LhmRQw6wDFJMETnXTAjMW8gZg59jbxPh1I8mVhhjioK40H2PBzUm2WlIaGXrwsSPTdNmiK+jMraQWz41A==" w:salt="KLivtSthJEdTmpF5Hk8SaA=="/>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E51"/>
    <w:rsid w:val="00686957"/>
    <w:rsid w:val="00B14802"/>
    <w:rsid w:val="00BD3223"/>
    <w:rsid w:val="00C34E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213D7"/>
  <w15:docId w15:val="{17F2F8AF-F5BC-4EDB-B4DD-3E1A17DF8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CO"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0">
    <w:basedOn w:val="TableNormal1"/>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1">
    <w:basedOn w:val="TableNormal1"/>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2">
    <w:basedOn w:val="TableNormal1"/>
    <w:pPr>
      <w:spacing w:line="240" w:lineRule="auto"/>
    </w:pPr>
    <w:rPr>
      <w:color w:val="000000"/>
    </w:rPr>
    <w:tblPr>
      <w:tblStyleRowBandSize w:val="1"/>
      <w:tblStyleColBandSize w:val="1"/>
      <w:tblCellMar>
        <w:left w:w="115" w:type="dxa"/>
        <w:right w:w="115" w:type="dxa"/>
      </w:tblCellMar>
    </w:tblPr>
    <w:tcPr>
      <w:shd w:val="clear" w:color="auto" w:fill="A6A6A6"/>
    </w:tcPr>
  </w:style>
  <w:style w:type="paragraph" w:styleId="NormalWeb">
    <w:name w:val="Normal (Web)"/>
    <w:basedOn w:val="Normal"/>
    <w:uiPriority w:val="99"/>
    <w:unhideWhenUsed/>
    <w:rsid w:val="009B2E4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9B2E4A"/>
    <w:rPr>
      <w:b/>
      <w:bCs/>
    </w:rPr>
  </w:style>
  <w:style w:type="character" w:styleId="Hipervnculo">
    <w:name w:val="Hyperlink"/>
    <w:basedOn w:val="Fuentedeprrafopredeter"/>
    <w:uiPriority w:val="99"/>
    <w:unhideWhenUsed/>
    <w:rsid w:val="009B2E4A"/>
    <w:rPr>
      <w:color w:val="0000FF"/>
      <w:u w:val="single"/>
    </w:rPr>
  </w:style>
  <w:style w:type="character" w:styleId="CdigoHTML">
    <w:name w:val="HTML Code"/>
    <w:basedOn w:val="Fuentedeprrafopredeter"/>
    <w:uiPriority w:val="99"/>
    <w:semiHidden/>
    <w:unhideWhenUsed/>
    <w:rsid w:val="009B2E4A"/>
    <w:rPr>
      <w:rFonts w:ascii="Courier New" w:eastAsia="Times New Roman" w:hAnsi="Courier New" w:cs="Courier New"/>
      <w:sz w:val="20"/>
      <w:szCs w:val="20"/>
    </w:rPr>
  </w:style>
  <w:style w:type="paragraph" w:styleId="Prrafodelista">
    <w:name w:val="List Paragraph"/>
    <w:basedOn w:val="Normal"/>
    <w:uiPriority w:val="34"/>
    <w:qFormat/>
    <w:rsid w:val="00A437A6"/>
    <w:pPr>
      <w:ind w:left="720"/>
      <w:contextualSpacing/>
    </w:pPr>
  </w:style>
  <w:style w:type="character" w:customStyle="1" w:styleId="pln">
    <w:name w:val="pln"/>
    <w:basedOn w:val="Fuentedeprrafopredeter"/>
    <w:rsid w:val="00F713E2"/>
  </w:style>
  <w:style w:type="character" w:customStyle="1" w:styleId="pun">
    <w:name w:val="pun"/>
    <w:basedOn w:val="Fuentedeprrafopredeter"/>
    <w:rsid w:val="00F713E2"/>
  </w:style>
  <w:style w:type="character" w:customStyle="1" w:styleId="com">
    <w:name w:val="com"/>
    <w:basedOn w:val="Fuentedeprrafopredeter"/>
    <w:rsid w:val="00F713E2"/>
  </w:style>
  <w:style w:type="paragraph" w:styleId="HTMLconformatoprevio">
    <w:name w:val="HTML Preformatted"/>
    <w:basedOn w:val="Normal"/>
    <w:link w:val="HTMLconformatoprevioCar"/>
    <w:uiPriority w:val="99"/>
    <w:semiHidden/>
    <w:unhideWhenUsed/>
    <w:rsid w:val="00087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87451"/>
    <w:rPr>
      <w:rFonts w:ascii="Courier New" w:eastAsia="Times New Roman" w:hAnsi="Courier New" w:cs="Courier New"/>
      <w:sz w:val="20"/>
      <w:szCs w:val="20"/>
      <w:lang w:eastAsia="es-ES"/>
    </w:rPr>
  </w:style>
  <w:style w:type="character" w:customStyle="1" w:styleId="lit">
    <w:name w:val="lit"/>
    <w:basedOn w:val="Fuentedeprrafopredeter"/>
    <w:rsid w:val="00087451"/>
  </w:style>
  <w:style w:type="paragraph" w:styleId="Encabezado">
    <w:name w:val="header"/>
    <w:basedOn w:val="Normal"/>
    <w:link w:val="EncabezadoCar"/>
    <w:uiPriority w:val="99"/>
    <w:unhideWhenUsed/>
    <w:rsid w:val="001054F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054FE"/>
  </w:style>
  <w:style w:type="paragraph" w:styleId="Piedepgina">
    <w:name w:val="footer"/>
    <w:basedOn w:val="Normal"/>
    <w:link w:val="PiedepginaCar"/>
    <w:uiPriority w:val="99"/>
    <w:unhideWhenUsed/>
    <w:rsid w:val="001054F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054FE"/>
  </w:style>
  <w:style w:type="character" w:customStyle="1" w:styleId="typ">
    <w:name w:val="typ"/>
    <w:basedOn w:val="Fuentedeprrafopredeter"/>
    <w:rsid w:val="001054FE"/>
  </w:style>
  <w:style w:type="character" w:customStyle="1" w:styleId="kwd">
    <w:name w:val="kwd"/>
    <w:basedOn w:val="Fuentedeprrafopredeter"/>
    <w:rsid w:val="001054FE"/>
  </w:style>
  <w:style w:type="paragraph" w:styleId="Textodeglobo">
    <w:name w:val="Balloon Text"/>
    <w:basedOn w:val="Normal"/>
    <w:link w:val="TextodegloboCar"/>
    <w:uiPriority w:val="99"/>
    <w:semiHidden/>
    <w:unhideWhenUsed/>
    <w:rsid w:val="0062367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367F"/>
    <w:rPr>
      <w:rFonts w:ascii="Segoe UI" w:hAnsi="Segoe UI" w:cs="Segoe UI"/>
      <w:sz w:val="18"/>
      <w:szCs w:val="18"/>
    </w:rPr>
  </w:style>
  <w:style w:type="character" w:styleId="Mencinsinresolver">
    <w:name w:val="Unresolved Mention"/>
    <w:basedOn w:val="Fuentedeprrafopredeter"/>
    <w:uiPriority w:val="99"/>
    <w:semiHidden/>
    <w:unhideWhenUsed/>
    <w:rsid w:val="00C5153D"/>
    <w:rPr>
      <w:color w:val="605E5C"/>
      <w:shd w:val="clear" w:color="auto" w:fill="E1DFDD"/>
    </w:rPr>
  </w:style>
  <w:style w:type="table" w:customStyle="1" w:styleId="a3">
    <w:basedOn w:val="TableNormal1"/>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4">
    <w:basedOn w:val="TableNormal1"/>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5">
    <w:basedOn w:val="TableNormal1"/>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6">
    <w:basedOn w:val="TableNormal1"/>
    <w:pPr>
      <w:spacing w:line="240" w:lineRule="auto"/>
    </w:pPr>
    <w:rPr>
      <w:color w:val="000000"/>
    </w:rPr>
    <w:tblPr>
      <w:tblStyleRowBandSize w:val="1"/>
      <w:tblStyleColBandSize w:val="1"/>
      <w:tblCellMar>
        <w:left w:w="115" w:type="dxa"/>
        <w:right w:w="115" w:type="dxa"/>
      </w:tblCellMar>
    </w:tblPr>
    <w:tcPr>
      <w:shd w:val="clear" w:color="auto" w:fill="A6A6A6"/>
    </w:tcPr>
  </w:style>
  <w:style w:type="paragraph" w:styleId="Revisin">
    <w:name w:val="Revision"/>
    <w:hidden/>
    <w:uiPriority w:val="99"/>
    <w:semiHidden/>
    <w:rsid w:val="00623123"/>
    <w:pPr>
      <w:spacing w:line="240" w:lineRule="auto"/>
    </w:pPr>
  </w:style>
  <w:style w:type="character" w:styleId="Refdecomentario">
    <w:name w:val="annotation reference"/>
    <w:basedOn w:val="Fuentedeprrafopredeter"/>
    <w:uiPriority w:val="99"/>
    <w:semiHidden/>
    <w:unhideWhenUsed/>
    <w:rsid w:val="00623123"/>
    <w:rPr>
      <w:sz w:val="16"/>
      <w:szCs w:val="16"/>
    </w:rPr>
  </w:style>
  <w:style w:type="paragraph" w:styleId="Textocomentario">
    <w:name w:val="annotation text"/>
    <w:basedOn w:val="Normal"/>
    <w:link w:val="TextocomentarioCar"/>
    <w:uiPriority w:val="99"/>
    <w:semiHidden/>
    <w:unhideWhenUsed/>
    <w:rsid w:val="0062312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23123"/>
    <w:rPr>
      <w:sz w:val="20"/>
      <w:szCs w:val="20"/>
    </w:rPr>
  </w:style>
  <w:style w:type="paragraph" w:styleId="Asuntodelcomentario">
    <w:name w:val="annotation subject"/>
    <w:basedOn w:val="Textocomentario"/>
    <w:next w:val="Textocomentario"/>
    <w:link w:val="AsuntodelcomentarioCar"/>
    <w:uiPriority w:val="99"/>
    <w:semiHidden/>
    <w:unhideWhenUsed/>
    <w:rsid w:val="00623123"/>
    <w:rPr>
      <w:b/>
      <w:bCs/>
    </w:rPr>
  </w:style>
  <w:style w:type="character" w:customStyle="1" w:styleId="AsuntodelcomentarioCar">
    <w:name w:val="Asunto del comentario Car"/>
    <w:basedOn w:val="TextocomentarioCar"/>
    <w:link w:val="Asuntodelcomentario"/>
    <w:uiPriority w:val="99"/>
    <w:semiHidden/>
    <w:rsid w:val="00623123"/>
    <w:rPr>
      <w:b/>
      <w:bCs/>
      <w:sz w:val="20"/>
      <w:szCs w:val="20"/>
    </w:rPr>
  </w:style>
  <w:style w:type="table" w:customStyle="1" w:styleId="a7">
    <w:basedOn w:val="TableNormal0"/>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8">
    <w:basedOn w:val="TableNormal0"/>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9">
    <w:basedOn w:val="TableNormal0"/>
    <w:pPr>
      <w:spacing w:line="240" w:lineRule="auto"/>
    </w:pPr>
    <w:rPr>
      <w:color w:val="000000"/>
    </w:rPr>
    <w:tblPr>
      <w:tblStyleRowBandSize w:val="1"/>
      <w:tblStyleColBandSize w:val="1"/>
      <w:tblCellMar>
        <w:left w:w="115" w:type="dxa"/>
        <w:right w:w="115" w:type="dxa"/>
      </w:tblCellMar>
    </w:tblPr>
    <w:tcPr>
      <w:shd w:val="clear" w:color="auto" w:fill="A6A6A6"/>
    </w:tcPr>
  </w:style>
  <w:style w:type="table" w:customStyle="1" w:styleId="aa">
    <w:basedOn w:val="TableNormal0"/>
    <w:pPr>
      <w:spacing w:line="240" w:lineRule="auto"/>
    </w:pPr>
    <w:rPr>
      <w:color w:val="000000"/>
    </w:rPr>
    <w:tblPr>
      <w:tblStyleRowBandSize w:val="1"/>
      <w:tblStyleColBandSize w:val="1"/>
      <w:tblCellMar>
        <w:left w:w="115" w:type="dxa"/>
        <w:right w:w="115" w:type="dxa"/>
      </w:tblCellMar>
    </w:tblPr>
    <w:tcPr>
      <w:shd w:val="clear" w:color="auto" w:fill="A6A6A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oracle.com/technetwork/es/java/javase/downloads/index.html"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microsoft.com/office/2016/09/relationships/commentsIds" Target="commentsId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microsoft.com/office/2011/relationships/people" Target="peop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1Qk0hsfh7ZZvZzu/Qlx1tymTqg==">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1947</Words>
  <Characters>10712</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APRENDIZ</dc:creator>
  <cp:lastModifiedBy>APRENDIZ</cp:lastModifiedBy>
  <cp:revision>4</cp:revision>
  <dcterms:created xsi:type="dcterms:W3CDTF">2019-08-15T00:33:00Z</dcterms:created>
  <dcterms:modified xsi:type="dcterms:W3CDTF">2019-10-01T23:15:00Z</dcterms:modified>
</cp:coreProperties>
</file>